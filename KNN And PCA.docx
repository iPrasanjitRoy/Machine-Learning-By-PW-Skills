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1374F2" w14:textId="661381F7" w:rsidR="00E00061" w:rsidRPr="008123F5" w:rsidRDefault="00E00061" w:rsidP="00E00061">
      <w:pPr>
        <w:shd w:val="clear" w:color="auto" w:fill="FFFFFF"/>
        <w:spacing w:after="100" w:afterAutospacing="1" w:line="240" w:lineRule="auto"/>
        <w:outlineLvl w:val="0"/>
        <w:rPr>
          <w:rFonts w:ascii="Georgia" w:eastAsia="Times New Roman" w:hAnsi="Georgia" w:cs="Times New Roman"/>
          <w:b/>
          <w:bCs/>
          <w:color w:val="222222"/>
          <w:kern w:val="36"/>
          <w:sz w:val="32"/>
          <w:szCs w:val="32"/>
          <w:lang w:eastAsia="en-IN"/>
          <w14:ligatures w14:val="none"/>
        </w:rPr>
      </w:pPr>
      <w:r w:rsidRPr="008123F5">
        <w:rPr>
          <w:rFonts w:ascii="Georgia" w:hAnsi="Georgia"/>
          <w:noProof/>
          <w:sz w:val="32"/>
          <w:szCs w:val="32"/>
        </w:rPr>
        <w:drawing>
          <wp:inline distT="0" distB="0" distL="0" distR="0" wp14:anchorId="7FB04CBC" wp14:editId="1DEB471A">
            <wp:extent cx="5715000" cy="3810000"/>
            <wp:effectExtent l="0" t="0" r="0" b="0"/>
            <wp:docPr id="528130845" name="Picture 6"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upport Vector Machine Algorith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31331B54" w14:textId="724F1AF3" w:rsidR="00E00061" w:rsidRPr="008123F5" w:rsidRDefault="00E00061" w:rsidP="00E00061">
      <w:pPr>
        <w:shd w:val="clear" w:color="auto" w:fill="FFFFFF"/>
        <w:spacing w:after="100" w:afterAutospacing="1" w:line="240" w:lineRule="auto"/>
        <w:outlineLvl w:val="0"/>
        <w:rPr>
          <w:rFonts w:ascii="Georgia" w:eastAsia="Times New Roman" w:hAnsi="Georgia" w:cs="Times New Roman"/>
          <w:b/>
          <w:bCs/>
          <w:color w:val="222222"/>
          <w:kern w:val="36"/>
          <w:sz w:val="32"/>
          <w:szCs w:val="32"/>
          <w:lang w:eastAsia="en-IN"/>
          <w14:ligatures w14:val="none"/>
        </w:rPr>
      </w:pPr>
      <w:r w:rsidRPr="008123F5">
        <w:rPr>
          <w:rFonts w:ascii="Georgia" w:hAnsi="Georgia"/>
          <w:noProof/>
          <w:sz w:val="32"/>
          <w:szCs w:val="32"/>
        </w:rPr>
        <w:drawing>
          <wp:inline distT="0" distB="0" distL="0" distR="0" wp14:anchorId="11FEB62D" wp14:editId="333779F9">
            <wp:extent cx="4762500" cy="2857500"/>
            <wp:effectExtent l="0" t="0" r="0" b="0"/>
            <wp:docPr id="1055589356" name="Picture 7"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upport Vector Machine Algorith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14:paraId="59CF3DE3" w14:textId="77777777" w:rsidR="00E00061" w:rsidRPr="008123F5" w:rsidRDefault="00E00061" w:rsidP="00E00061">
      <w:pPr>
        <w:shd w:val="clear" w:color="auto" w:fill="FFFFFF"/>
        <w:spacing w:after="100" w:afterAutospacing="1" w:line="240" w:lineRule="auto"/>
        <w:outlineLvl w:val="0"/>
        <w:rPr>
          <w:rFonts w:ascii="Georgia" w:eastAsia="Times New Roman" w:hAnsi="Georgia" w:cs="Times New Roman"/>
          <w:b/>
          <w:bCs/>
          <w:color w:val="222222"/>
          <w:kern w:val="36"/>
          <w:sz w:val="32"/>
          <w:szCs w:val="32"/>
          <w:lang w:eastAsia="en-IN"/>
          <w14:ligatures w14:val="none"/>
        </w:rPr>
      </w:pPr>
    </w:p>
    <w:p w14:paraId="6C8C8B86" w14:textId="77777777" w:rsidR="00E00061" w:rsidRPr="008123F5" w:rsidRDefault="00E00061" w:rsidP="00E00061">
      <w:pPr>
        <w:shd w:val="clear" w:color="auto" w:fill="FFFFFF"/>
        <w:spacing w:after="100" w:afterAutospacing="1" w:line="240" w:lineRule="auto"/>
        <w:outlineLvl w:val="0"/>
        <w:rPr>
          <w:rFonts w:ascii="Georgia" w:eastAsia="Times New Roman" w:hAnsi="Georgia" w:cs="Times New Roman"/>
          <w:b/>
          <w:bCs/>
          <w:color w:val="222222"/>
          <w:kern w:val="36"/>
          <w:sz w:val="32"/>
          <w:szCs w:val="32"/>
          <w:lang w:eastAsia="en-IN"/>
          <w14:ligatures w14:val="none"/>
        </w:rPr>
      </w:pPr>
    </w:p>
    <w:p w14:paraId="0D2F4460" w14:textId="77777777" w:rsidR="00E00061" w:rsidRPr="008123F5" w:rsidRDefault="00E00061" w:rsidP="00E00061">
      <w:pPr>
        <w:shd w:val="clear" w:color="auto" w:fill="FFFFFF"/>
        <w:spacing w:after="100" w:afterAutospacing="1" w:line="240" w:lineRule="auto"/>
        <w:outlineLvl w:val="0"/>
        <w:rPr>
          <w:rFonts w:ascii="Georgia" w:eastAsia="Times New Roman" w:hAnsi="Georgia" w:cs="Times New Roman"/>
          <w:b/>
          <w:bCs/>
          <w:color w:val="222222"/>
          <w:kern w:val="36"/>
          <w:sz w:val="32"/>
          <w:szCs w:val="32"/>
          <w:lang w:eastAsia="en-IN"/>
          <w14:ligatures w14:val="none"/>
        </w:rPr>
      </w:pPr>
    </w:p>
    <w:p w14:paraId="746BD187" w14:textId="77777777" w:rsidR="00E00061" w:rsidRPr="008123F5" w:rsidRDefault="00E00061" w:rsidP="00E00061">
      <w:pPr>
        <w:shd w:val="clear" w:color="auto" w:fill="FFFFFF"/>
        <w:spacing w:after="100" w:afterAutospacing="1" w:line="240" w:lineRule="auto"/>
        <w:outlineLvl w:val="0"/>
        <w:rPr>
          <w:rFonts w:ascii="Georgia" w:eastAsia="Times New Roman" w:hAnsi="Georgia" w:cs="Times New Roman"/>
          <w:b/>
          <w:bCs/>
          <w:color w:val="222222"/>
          <w:kern w:val="36"/>
          <w:sz w:val="32"/>
          <w:szCs w:val="32"/>
          <w:lang w:eastAsia="en-IN"/>
          <w14:ligatures w14:val="none"/>
        </w:rPr>
      </w:pPr>
    </w:p>
    <w:p w14:paraId="0012A904" w14:textId="49C7DEE2" w:rsidR="00E00061" w:rsidRPr="00F9129A" w:rsidRDefault="00E00061" w:rsidP="00E00061">
      <w:pPr>
        <w:shd w:val="clear" w:color="auto" w:fill="FFFFFF"/>
        <w:spacing w:after="100" w:afterAutospacing="1" w:line="240" w:lineRule="auto"/>
        <w:outlineLvl w:val="0"/>
        <w:rPr>
          <w:rFonts w:ascii="Georgia" w:eastAsia="Times New Roman" w:hAnsi="Georgia" w:cs="Times New Roman"/>
          <w:b/>
          <w:bCs/>
          <w:color w:val="222222"/>
          <w:kern w:val="36"/>
          <w:sz w:val="56"/>
          <w:szCs w:val="56"/>
          <w:lang w:eastAsia="en-IN"/>
          <w14:ligatures w14:val="none"/>
        </w:rPr>
      </w:pPr>
      <w:r w:rsidRPr="00F9129A">
        <w:rPr>
          <w:rFonts w:ascii="Georgia" w:eastAsia="Times New Roman" w:hAnsi="Georgia" w:cs="Times New Roman"/>
          <w:b/>
          <w:bCs/>
          <w:color w:val="222222"/>
          <w:kern w:val="36"/>
          <w:sz w:val="56"/>
          <w:szCs w:val="56"/>
          <w:lang w:eastAsia="en-IN"/>
          <w14:ligatures w14:val="none"/>
        </w:rPr>
        <w:lastRenderedPageBreak/>
        <w:t>A Complete Guide to K-Nearest Neighbors (Updated 2023)</w:t>
      </w:r>
      <w:r w:rsidR="00F9129A">
        <w:rPr>
          <w:rFonts w:ascii="Georgia" w:eastAsia="Times New Roman" w:hAnsi="Georgia" w:cs="Times New Roman"/>
          <w:b/>
          <w:bCs/>
          <w:color w:val="222222"/>
          <w:kern w:val="36"/>
          <w:sz w:val="56"/>
          <w:szCs w:val="56"/>
          <w:lang w:eastAsia="en-IN"/>
          <w14:ligatures w14:val="none"/>
        </w:rPr>
        <w:t xml:space="preserve"> </w:t>
      </w:r>
    </w:p>
    <w:p w14:paraId="2A143656" w14:textId="77777777" w:rsidR="00920BFD" w:rsidRPr="008123F5" w:rsidRDefault="00920BFD">
      <w:pPr>
        <w:rPr>
          <w:rFonts w:ascii="Georgia" w:hAnsi="Georgia"/>
          <w:sz w:val="32"/>
          <w:szCs w:val="32"/>
        </w:rPr>
      </w:pPr>
    </w:p>
    <w:p w14:paraId="2E0539C4" w14:textId="77777777" w:rsidR="00E00061" w:rsidRPr="008123F5" w:rsidRDefault="00E00061" w:rsidP="00E00061">
      <w:pPr>
        <w:rPr>
          <w:ins w:id="0" w:author="Unknown"/>
          <w:rFonts w:ascii="Georgia" w:hAnsi="Georgia"/>
          <w:color w:val="4A4A4A"/>
          <w:sz w:val="32"/>
          <w:szCs w:val="32"/>
          <w:shd w:val="clear" w:color="auto" w:fill="FFFFFF"/>
        </w:rPr>
      </w:pPr>
      <w:ins w:id="1" w:author="Unknown">
        <w:r w:rsidRPr="008123F5">
          <w:rPr>
            <w:rFonts w:ascii="Georgia" w:hAnsi="Georgia"/>
            <w:color w:val="4A4A4A"/>
            <w:sz w:val="32"/>
            <w:szCs w:val="32"/>
            <w:shd w:val="clear" w:color="auto" w:fill="FFFFFF"/>
          </w:rPr>
          <w:br/>
        </w:r>
      </w:ins>
    </w:p>
    <w:p w14:paraId="1985EA13" w14:textId="77777777" w:rsidR="00E00061" w:rsidRPr="008123F5" w:rsidRDefault="00E00061" w:rsidP="00E00061">
      <w:pPr>
        <w:pStyle w:val="Heading2"/>
        <w:spacing w:before="450"/>
        <w:rPr>
          <w:rFonts w:ascii="Georgia" w:hAnsi="Georgia"/>
          <w:color w:val="auto"/>
          <w:sz w:val="32"/>
          <w:szCs w:val="32"/>
        </w:rPr>
      </w:pPr>
      <w:r w:rsidRPr="008123F5">
        <w:rPr>
          <w:rFonts w:ascii="Georgia" w:hAnsi="Georgia"/>
          <w:b/>
          <w:bCs/>
          <w:sz w:val="32"/>
          <w:szCs w:val="32"/>
        </w:rPr>
        <w:t>Introduction</w:t>
      </w:r>
    </w:p>
    <w:p w14:paraId="41719486" w14:textId="13BE5BFF" w:rsidR="00E00061" w:rsidRPr="008123F5" w:rsidRDefault="00E00061" w:rsidP="00E00061">
      <w:pPr>
        <w:pStyle w:val="NormalWeb"/>
        <w:spacing w:before="0" w:beforeAutospacing="0" w:line="495" w:lineRule="atLeast"/>
        <w:jc w:val="both"/>
        <w:rPr>
          <w:rFonts w:ascii="Georgia" w:hAnsi="Georgia"/>
          <w:color w:val="222222"/>
          <w:sz w:val="32"/>
          <w:szCs w:val="32"/>
        </w:rPr>
      </w:pPr>
      <w:r w:rsidRPr="008123F5">
        <w:rPr>
          <w:rFonts w:ascii="Georgia" w:hAnsi="Georgia"/>
          <w:color w:val="222222"/>
          <w:sz w:val="32"/>
          <w:szCs w:val="32"/>
        </w:rPr>
        <w:t>In the four years of my </w:t>
      </w:r>
      <w:hyperlink r:id="rId7" w:tgtFrame="_blank" w:history="1">
        <w:r w:rsidRPr="008123F5">
          <w:rPr>
            <w:rStyle w:val="Hyperlink"/>
            <w:rFonts w:ascii="Georgia" w:hAnsi="Georgia"/>
            <w:color w:val="007BFF"/>
            <w:sz w:val="32"/>
            <w:szCs w:val="32"/>
            <w:u w:val="none"/>
          </w:rPr>
          <w:t>data science career</w:t>
        </w:r>
      </w:hyperlink>
      <w:r w:rsidRPr="008123F5">
        <w:rPr>
          <w:rFonts w:ascii="Georgia" w:hAnsi="Georgia"/>
          <w:color w:val="222222"/>
          <w:sz w:val="32"/>
          <w:szCs w:val="32"/>
        </w:rPr>
        <w:t>, I have built more than 80% of classification models and just 15-20% of regression models. These ratios can be more or less generalized throughout the industry. The reason behind this bias towards </w:t>
      </w:r>
      <w:hyperlink r:id="rId8" w:tgtFrame="_blank" w:history="1">
        <w:r w:rsidRPr="008123F5">
          <w:rPr>
            <w:rStyle w:val="Hyperlink"/>
            <w:rFonts w:ascii="Georgia" w:hAnsi="Georgia"/>
            <w:color w:val="007BFF"/>
            <w:sz w:val="32"/>
            <w:szCs w:val="32"/>
            <w:u w:val="none"/>
          </w:rPr>
          <w:t>classification models</w:t>
        </w:r>
      </w:hyperlink>
      <w:r w:rsidRPr="008123F5">
        <w:rPr>
          <w:rFonts w:ascii="Georgia" w:hAnsi="Georgia"/>
          <w:color w:val="222222"/>
          <w:sz w:val="32"/>
          <w:szCs w:val="32"/>
        </w:rPr>
        <w:t> is that most analytical problems involve making decisions. </w:t>
      </w:r>
      <w:r w:rsidR="00F9129A">
        <w:rPr>
          <w:rFonts w:ascii="Georgia" w:hAnsi="Georgia"/>
          <w:color w:val="222222"/>
          <w:sz w:val="32"/>
          <w:szCs w:val="32"/>
        </w:rPr>
        <w:t xml:space="preserve"> </w:t>
      </w:r>
    </w:p>
    <w:p w14:paraId="35D248D9" w14:textId="77777777" w:rsidR="00E00061" w:rsidRPr="008123F5" w:rsidRDefault="00E00061">
      <w:pPr>
        <w:rPr>
          <w:rFonts w:ascii="Georgia" w:hAnsi="Georgia"/>
          <w:sz w:val="32"/>
          <w:szCs w:val="32"/>
        </w:rPr>
      </w:pPr>
    </w:p>
    <w:p w14:paraId="72778F25" w14:textId="77777777" w:rsidR="00E00061" w:rsidRPr="008123F5" w:rsidRDefault="00E00061">
      <w:pPr>
        <w:rPr>
          <w:rFonts w:ascii="Georgia" w:hAnsi="Georgia"/>
          <w:sz w:val="32"/>
          <w:szCs w:val="32"/>
        </w:rPr>
      </w:pPr>
    </w:p>
    <w:p w14:paraId="06AE7500" w14:textId="7A4F7AF0" w:rsidR="00E00061" w:rsidRPr="008123F5" w:rsidRDefault="00E00061">
      <w:pPr>
        <w:rPr>
          <w:rFonts w:ascii="Georgia" w:hAnsi="Georgia"/>
          <w:color w:val="222222"/>
          <w:sz w:val="32"/>
          <w:szCs w:val="32"/>
          <w:shd w:val="clear" w:color="auto" w:fill="FFFFFF"/>
        </w:rPr>
      </w:pPr>
      <w:r w:rsidRPr="008123F5">
        <w:rPr>
          <w:rFonts w:ascii="Georgia" w:hAnsi="Georgia"/>
          <w:color w:val="222222"/>
          <w:sz w:val="32"/>
          <w:szCs w:val="32"/>
          <w:shd w:val="clear" w:color="auto" w:fill="FFFFFF"/>
        </w:rPr>
        <w:t>In this article, we will talk about one such widely used </w:t>
      </w:r>
      <w:hyperlink r:id="rId9" w:tgtFrame="_blank" w:history="1">
        <w:r w:rsidRPr="008123F5">
          <w:rPr>
            <w:rStyle w:val="Hyperlink"/>
            <w:rFonts w:ascii="Georgia" w:hAnsi="Georgia"/>
            <w:color w:val="007BFF"/>
            <w:sz w:val="32"/>
            <w:szCs w:val="32"/>
            <w:shd w:val="clear" w:color="auto" w:fill="FFFFFF"/>
          </w:rPr>
          <w:t>machine learning</w:t>
        </w:r>
      </w:hyperlink>
      <w:r w:rsidRPr="008123F5">
        <w:rPr>
          <w:rFonts w:ascii="Georgia" w:hAnsi="Georgia"/>
          <w:color w:val="222222"/>
          <w:sz w:val="32"/>
          <w:szCs w:val="32"/>
          <w:shd w:val="clear" w:color="auto" w:fill="FFFFFF"/>
        </w:rPr>
        <w:t> </w:t>
      </w:r>
      <w:hyperlink r:id="rId10" w:tgtFrame="_blank" w:history="1">
        <w:r w:rsidRPr="008123F5">
          <w:rPr>
            <w:rStyle w:val="Strong"/>
            <w:rFonts w:ascii="Georgia" w:hAnsi="Georgia"/>
            <w:color w:val="007BFF"/>
            <w:sz w:val="32"/>
            <w:szCs w:val="32"/>
            <w:shd w:val="clear" w:color="auto" w:fill="FFFFFF"/>
          </w:rPr>
          <w:t>classification technique</w:t>
        </w:r>
      </w:hyperlink>
      <w:r w:rsidRPr="008123F5">
        <w:rPr>
          <w:rFonts w:ascii="Georgia" w:hAnsi="Georgia"/>
          <w:color w:val="222222"/>
          <w:sz w:val="32"/>
          <w:szCs w:val="32"/>
          <w:shd w:val="clear" w:color="auto" w:fill="FFFFFF"/>
        </w:rPr>
        <w:t> called k nearest neighbor (KNN) algorithm. Our focus will primarily be on how the algorithm works on new data and how the input parameter affects the output/prediction.</w:t>
      </w:r>
      <w:r w:rsidR="00F9129A">
        <w:rPr>
          <w:rFonts w:ascii="Georgia" w:hAnsi="Georgia"/>
          <w:color w:val="222222"/>
          <w:sz w:val="32"/>
          <w:szCs w:val="32"/>
          <w:shd w:val="clear" w:color="auto" w:fill="FFFFFF"/>
        </w:rPr>
        <w:t xml:space="preserve"> </w:t>
      </w:r>
    </w:p>
    <w:p w14:paraId="22298EF9" w14:textId="77777777" w:rsidR="00E00061" w:rsidRPr="008123F5" w:rsidRDefault="00E00061">
      <w:pPr>
        <w:rPr>
          <w:rFonts w:ascii="Georgia" w:hAnsi="Georgia"/>
          <w:color w:val="222222"/>
          <w:sz w:val="32"/>
          <w:szCs w:val="32"/>
          <w:shd w:val="clear" w:color="auto" w:fill="FFFFFF"/>
        </w:rPr>
      </w:pPr>
    </w:p>
    <w:p w14:paraId="5C668A6F" w14:textId="773D936D" w:rsidR="00E00061" w:rsidRPr="008123F5" w:rsidRDefault="00E00061">
      <w:pPr>
        <w:rPr>
          <w:rFonts w:ascii="Georgia" w:hAnsi="Georgia"/>
          <w:sz w:val="32"/>
          <w:szCs w:val="32"/>
        </w:rPr>
      </w:pPr>
      <w:r w:rsidRPr="008123F5">
        <w:rPr>
          <w:rFonts w:ascii="Georgia" w:hAnsi="Georgia"/>
          <w:noProof/>
          <w:sz w:val="32"/>
          <w:szCs w:val="32"/>
        </w:rPr>
        <w:lastRenderedPageBreak/>
        <w:drawing>
          <wp:inline distT="0" distB="0" distL="0" distR="0" wp14:anchorId="67F21264" wp14:editId="742980C2">
            <wp:extent cx="4743450" cy="4286250"/>
            <wp:effectExtent l="0" t="0" r="0" b="0"/>
            <wp:docPr id="1108806760" name="Picture 1" descr="knn, k nearest neighb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nn, k nearest neighbo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43450" cy="4286250"/>
                    </a:xfrm>
                    <a:prstGeom prst="rect">
                      <a:avLst/>
                    </a:prstGeom>
                    <a:noFill/>
                    <a:ln>
                      <a:noFill/>
                    </a:ln>
                  </pic:spPr>
                </pic:pic>
              </a:graphicData>
            </a:graphic>
          </wp:inline>
        </w:drawing>
      </w:r>
    </w:p>
    <w:p w14:paraId="552F446B" w14:textId="77777777" w:rsidR="00E00061" w:rsidRPr="008123F5" w:rsidRDefault="00E00061" w:rsidP="00E00061">
      <w:pPr>
        <w:pStyle w:val="Heading2"/>
        <w:shd w:val="clear" w:color="auto" w:fill="FFFFFF"/>
        <w:spacing w:before="450"/>
        <w:rPr>
          <w:rFonts w:ascii="Georgia" w:hAnsi="Georgia"/>
          <w:color w:val="222222"/>
          <w:sz w:val="32"/>
          <w:szCs w:val="32"/>
        </w:rPr>
      </w:pPr>
      <w:r w:rsidRPr="008123F5">
        <w:rPr>
          <w:rFonts w:ascii="Georgia" w:hAnsi="Georgia"/>
          <w:b/>
          <w:bCs/>
          <w:color w:val="222222"/>
          <w:sz w:val="32"/>
          <w:szCs w:val="32"/>
        </w:rPr>
        <w:t>What is KNN (K-Nearest Neighbor) Algorithm?</w:t>
      </w:r>
    </w:p>
    <w:p w14:paraId="1160A733" w14:textId="77777777" w:rsidR="00E00061" w:rsidRPr="008123F5" w:rsidRDefault="00E00061" w:rsidP="00E00061">
      <w:pPr>
        <w:pStyle w:val="NormalWeb"/>
        <w:shd w:val="clear" w:color="auto" w:fill="FFFFFF"/>
        <w:spacing w:before="0" w:beforeAutospacing="0" w:line="495" w:lineRule="atLeast"/>
        <w:jc w:val="both"/>
        <w:rPr>
          <w:rFonts w:ascii="Georgia" w:hAnsi="Georgia"/>
          <w:color w:val="222222"/>
          <w:sz w:val="32"/>
          <w:szCs w:val="32"/>
        </w:rPr>
      </w:pPr>
      <w:r w:rsidRPr="008123F5">
        <w:rPr>
          <w:rFonts w:ascii="Georgia" w:hAnsi="Georgia"/>
          <w:color w:val="222222"/>
          <w:sz w:val="32"/>
          <w:szCs w:val="32"/>
        </w:rPr>
        <w:t>The K-Nearest Neighbor (KNN) algorithm is a popular machine learning technique used for classification and regression tasks</w:t>
      </w:r>
    </w:p>
    <w:p w14:paraId="20540BB4" w14:textId="77777777" w:rsidR="00E00061" w:rsidRPr="008123F5" w:rsidRDefault="00E00061">
      <w:pPr>
        <w:rPr>
          <w:rFonts w:ascii="Georgia" w:hAnsi="Georgia"/>
          <w:sz w:val="32"/>
          <w:szCs w:val="32"/>
        </w:rPr>
      </w:pPr>
    </w:p>
    <w:p w14:paraId="20CBA877" w14:textId="77777777" w:rsidR="00E00061" w:rsidRPr="008123F5" w:rsidRDefault="00E00061">
      <w:pPr>
        <w:rPr>
          <w:rFonts w:ascii="Georgia" w:hAnsi="Georgia"/>
          <w:sz w:val="32"/>
          <w:szCs w:val="32"/>
        </w:rPr>
      </w:pPr>
    </w:p>
    <w:p w14:paraId="794B2C17" w14:textId="77777777" w:rsidR="00E00061" w:rsidRPr="008123F5" w:rsidRDefault="00E00061" w:rsidP="00E00061">
      <w:pPr>
        <w:numPr>
          <w:ilvl w:val="0"/>
          <w:numId w:val="1"/>
        </w:numPr>
        <w:shd w:val="clear" w:color="auto" w:fill="FFFFFF"/>
        <w:spacing w:before="60" w:after="100" w:afterAutospacing="1" w:line="375" w:lineRule="atLeast"/>
        <w:jc w:val="both"/>
        <w:rPr>
          <w:rFonts w:ascii="Georgia" w:eastAsia="Times New Roman" w:hAnsi="Georgia" w:cs="Segoe UI"/>
          <w:color w:val="000000"/>
          <w:kern w:val="0"/>
          <w:sz w:val="32"/>
          <w:szCs w:val="32"/>
          <w:lang w:eastAsia="en-IN"/>
          <w14:ligatures w14:val="none"/>
        </w:rPr>
      </w:pPr>
      <w:r w:rsidRPr="008123F5">
        <w:rPr>
          <w:rFonts w:ascii="Georgia" w:eastAsia="Times New Roman" w:hAnsi="Georgia" w:cs="Segoe UI"/>
          <w:color w:val="000000"/>
          <w:kern w:val="0"/>
          <w:sz w:val="32"/>
          <w:szCs w:val="32"/>
          <w:lang w:eastAsia="en-IN"/>
          <w14:ligatures w14:val="none"/>
        </w:rPr>
        <w:t>K-Nearest Neighbour is one of the simplest Machine Learning algorithms based on Supervised Learning technique.</w:t>
      </w:r>
    </w:p>
    <w:p w14:paraId="044804A7" w14:textId="77777777" w:rsidR="00E00061" w:rsidRPr="008123F5" w:rsidRDefault="00E00061" w:rsidP="00E00061">
      <w:pPr>
        <w:numPr>
          <w:ilvl w:val="0"/>
          <w:numId w:val="1"/>
        </w:numPr>
        <w:shd w:val="clear" w:color="auto" w:fill="FFFFFF"/>
        <w:spacing w:before="60" w:after="100" w:afterAutospacing="1" w:line="375" w:lineRule="atLeast"/>
        <w:jc w:val="both"/>
        <w:rPr>
          <w:rFonts w:ascii="Georgia" w:eastAsia="Times New Roman" w:hAnsi="Georgia" w:cs="Segoe UI"/>
          <w:color w:val="000000"/>
          <w:kern w:val="0"/>
          <w:sz w:val="32"/>
          <w:szCs w:val="32"/>
          <w:lang w:eastAsia="en-IN"/>
          <w14:ligatures w14:val="none"/>
        </w:rPr>
      </w:pPr>
      <w:r w:rsidRPr="008123F5">
        <w:rPr>
          <w:rFonts w:ascii="Georgia" w:eastAsia="Times New Roman" w:hAnsi="Georgia" w:cs="Segoe UI"/>
          <w:color w:val="000000"/>
          <w:kern w:val="0"/>
          <w:sz w:val="32"/>
          <w:szCs w:val="32"/>
          <w:lang w:eastAsia="en-IN"/>
          <w14:ligatures w14:val="none"/>
        </w:rPr>
        <w:t>K-NN algorithm assumes the similarity between the new case/data and available cases and put the new case into the category that is most similar to the available categories.</w:t>
      </w:r>
    </w:p>
    <w:p w14:paraId="12E67558" w14:textId="77777777" w:rsidR="00E00061" w:rsidRPr="008123F5" w:rsidRDefault="00E00061" w:rsidP="00E00061">
      <w:pPr>
        <w:numPr>
          <w:ilvl w:val="0"/>
          <w:numId w:val="1"/>
        </w:numPr>
        <w:shd w:val="clear" w:color="auto" w:fill="FFFFFF"/>
        <w:spacing w:before="60" w:after="100" w:afterAutospacing="1" w:line="375" w:lineRule="atLeast"/>
        <w:jc w:val="both"/>
        <w:rPr>
          <w:rFonts w:ascii="Georgia" w:eastAsia="Times New Roman" w:hAnsi="Georgia" w:cs="Segoe UI"/>
          <w:color w:val="000000"/>
          <w:kern w:val="0"/>
          <w:sz w:val="32"/>
          <w:szCs w:val="32"/>
          <w:lang w:eastAsia="en-IN"/>
          <w14:ligatures w14:val="none"/>
        </w:rPr>
      </w:pPr>
      <w:r w:rsidRPr="008123F5">
        <w:rPr>
          <w:rFonts w:ascii="Georgia" w:eastAsia="Times New Roman" w:hAnsi="Georgia" w:cs="Segoe UI"/>
          <w:color w:val="000000"/>
          <w:kern w:val="0"/>
          <w:sz w:val="32"/>
          <w:szCs w:val="32"/>
          <w:lang w:eastAsia="en-IN"/>
          <w14:ligatures w14:val="none"/>
        </w:rPr>
        <w:t>K-NN algorithm stores all the available data and classifies a new data point based on the similarity. This means when new data appears then it can be easily classified into a well suite category by using K- NN algorithm.</w:t>
      </w:r>
    </w:p>
    <w:p w14:paraId="4159B415" w14:textId="77777777" w:rsidR="00E00061" w:rsidRPr="008123F5" w:rsidRDefault="00E00061" w:rsidP="00E00061">
      <w:pPr>
        <w:numPr>
          <w:ilvl w:val="0"/>
          <w:numId w:val="1"/>
        </w:numPr>
        <w:shd w:val="clear" w:color="auto" w:fill="FFFFFF"/>
        <w:spacing w:before="60" w:after="100" w:afterAutospacing="1" w:line="375" w:lineRule="atLeast"/>
        <w:jc w:val="both"/>
        <w:rPr>
          <w:rFonts w:ascii="Georgia" w:eastAsia="Times New Roman" w:hAnsi="Georgia" w:cs="Segoe UI"/>
          <w:color w:val="000000"/>
          <w:kern w:val="0"/>
          <w:sz w:val="32"/>
          <w:szCs w:val="32"/>
          <w:lang w:eastAsia="en-IN"/>
          <w14:ligatures w14:val="none"/>
        </w:rPr>
      </w:pPr>
      <w:r w:rsidRPr="008123F5">
        <w:rPr>
          <w:rFonts w:ascii="Georgia" w:eastAsia="Times New Roman" w:hAnsi="Georgia" w:cs="Segoe UI"/>
          <w:color w:val="000000"/>
          <w:kern w:val="0"/>
          <w:sz w:val="32"/>
          <w:szCs w:val="32"/>
          <w:lang w:eastAsia="en-IN"/>
          <w14:ligatures w14:val="none"/>
        </w:rPr>
        <w:lastRenderedPageBreak/>
        <w:t>K-NN is a </w:t>
      </w:r>
      <w:r w:rsidRPr="008123F5">
        <w:rPr>
          <w:rFonts w:ascii="Georgia" w:eastAsia="Times New Roman" w:hAnsi="Georgia" w:cs="Segoe UI"/>
          <w:b/>
          <w:bCs/>
          <w:color w:val="000000"/>
          <w:kern w:val="0"/>
          <w:sz w:val="32"/>
          <w:szCs w:val="32"/>
          <w:lang w:eastAsia="en-IN"/>
          <w14:ligatures w14:val="none"/>
        </w:rPr>
        <w:t>non-parametric algorithm</w:t>
      </w:r>
      <w:r w:rsidRPr="008123F5">
        <w:rPr>
          <w:rFonts w:ascii="Georgia" w:eastAsia="Times New Roman" w:hAnsi="Georgia" w:cs="Segoe UI"/>
          <w:color w:val="000000"/>
          <w:kern w:val="0"/>
          <w:sz w:val="32"/>
          <w:szCs w:val="32"/>
          <w:lang w:eastAsia="en-IN"/>
          <w14:ligatures w14:val="none"/>
        </w:rPr>
        <w:t>, which means it does not make any assumption on underlying data.</w:t>
      </w:r>
    </w:p>
    <w:p w14:paraId="594FACDD" w14:textId="77777777" w:rsidR="00E00061" w:rsidRPr="008123F5" w:rsidRDefault="00E00061" w:rsidP="00E00061">
      <w:pPr>
        <w:numPr>
          <w:ilvl w:val="0"/>
          <w:numId w:val="1"/>
        </w:numPr>
        <w:shd w:val="clear" w:color="auto" w:fill="FFFFFF"/>
        <w:spacing w:before="60" w:after="100" w:afterAutospacing="1" w:line="375" w:lineRule="atLeast"/>
        <w:jc w:val="both"/>
        <w:rPr>
          <w:rFonts w:ascii="Georgia" w:eastAsia="Times New Roman" w:hAnsi="Georgia" w:cs="Segoe UI"/>
          <w:color w:val="000000"/>
          <w:kern w:val="0"/>
          <w:sz w:val="32"/>
          <w:szCs w:val="32"/>
          <w:lang w:eastAsia="en-IN"/>
          <w14:ligatures w14:val="none"/>
        </w:rPr>
      </w:pPr>
      <w:r w:rsidRPr="008123F5">
        <w:rPr>
          <w:rFonts w:ascii="Georgia" w:eastAsia="Times New Roman" w:hAnsi="Georgia" w:cs="Segoe UI"/>
          <w:color w:val="000000"/>
          <w:kern w:val="0"/>
          <w:sz w:val="32"/>
          <w:szCs w:val="32"/>
          <w:lang w:eastAsia="en-IN"/>
          <w14:ligatures w14:val="none"/>
        </w:rPr>
        <w:t>It is also called a </w:t>
      </w:r>
      <w:r w:rsidRPr="008123F5">
        <w:rPr>
          <w:rFonts w:ascii="Georgia" w:eastAsia="Times New Roman" w:hAnsi="Georgia" w:cs="Segoe UI"/>
          <w:b/>
          <w:bCs/>
          <w:color w:val="000000"/>
          <w:kern w:val="0"/>
          <w:sz w:val="32"/>
          <w:szCs w:val="32"/>
          <w:lang w:eastAsia="en-IN"/>
          <w14:ligatures w14:val="none"/>
        </w:rPr>
        <w:t>lazy learner algorithm</w:t>
      </w:r>
      <w:r w:rsidRPr="008123F5">
        <w:rPr>
          <w:rFonts w:ascii="Georgia" w:eastAsia="Times New Roman" w:hAnsi="Georgia" w:cs="Segoe UI"/>
          <w:color w:val="000000"/>
          <w:kern w:val="0"/>
          <w:sz w:val="32"/>
          <w:szCs w:val="32"/>
          <w:lang w:eastAsia="en-IN"/>
          <w14:ligatures w14:val="none"/>
        </w:rPr>
        <w:t> because it does not learn from the training set immediately instead it stores the dataset and at the time of classification, it performs an action on the dataset.</w:t>
      </w:r>
    </w:p>
    <w:p w14:paraId="6209AD5D" w14:textId="77777777" w:rsidR="00E00061" w:rsidRPr="008123F5" w:rsidRDefault="00E00061" w:rsidP="00E00061">
      <w:pPr>
        <w:numPr>
          <w:ilvl w:val="0"/>
          <w:numId w:val="1"/>
        </w:numPr>
        <w:shd w:val="clear" w:color="auto" w:fill="FFFFFF"/>
        <w:spacing w:before="60" w:after="100" w:afterAutospacing="1" w:line="375" w:lineRule="atLeast"/>
        <w:jc w:val="both"/>
        <w:rPr>
          <w:rFonts w:ascii="Georgia" w:eastAsia="Times New Roman" w:hAnsi="Georgia" w:cs="Segoe UI"/>
          <w:color w:val="000000"/>
          <w:kern w:val="0"/>
          <w:sz w:val="32"/>
          <w:szCs w:val="32"/>
          <w:lang w:eastAsia="en-IN"/>
          <w14:ligatures w14:val="none"/>
        </w:rPr>
      </w:pPr>
      <w:r w:rsidRPr="008123F5">
        <w:rPr>
          <w:rFonts w:ascii="Georgia" w:eastAsia="Times New Roman" w:hAnsi="Georgia" w:cs="Segoe UI"/>
          <w:color w:val="000000"/>
          <w:kern w:val="0"/>
          <w:sz w:val="32"/>
          <w:szCs w:val="32"/>
          <w:lang w:eastAsia="en-IN"/>
          <w14:ligatures w14:val="none"/>
        </w:rPr>
        <w:t>KNN algorithm at the training phase just stores the dataset and when it gets new data, then it classifies that data into a category that is much similar to the new data.</w:t>
      </w:r>
    </w:p>
    <w:p w14:paraId="76B110F0" w14:textId="77777777" w:rsidR="00E00061" w:rsidRPr="008123F5" w:rsidRDefault="00E00061" w:rsidP="00E00061">
      <w:pPr>
        <w:pStyle w:val="Heading2"/>
        <w:shd w:val="clear" w:color="auto" w:fill="FFFFFF"/>
        <w:spacing w:line="312" w:lineRule="atLeast"/>
        <w:jc w:val="both"/>
        <w:rPr>
          <w:rFonts w:ascii="Georgia" w:hAnsi="Georgia" w:cs="Helvetica"/>
          <w:color w:val="610B38"/>
          <w:sz w:val="32"/>
          <w:szCs w:val="32"/>
        </w:rPr>
      </w:pPr>
      <w:r w:rsidRPr="008123F5">
        <w:rPr>
          <w:rFonts w:ascii="Georgia" w:hAnsi="Georgia"/>
          <w:noProof/>
          <w:sz w:val="32"/>
          <w:szCs w:val="32"/>
        </w:rPr>
        <w:drawing>
          <wp:inline distT="0" distB="0" distL="0" distR="0" wp14:anchorId="3CE1F1DC" wp14:editId="59F0BE0D">
            <wp:extent cx="5715000" cy="2857500"/>
            <wp:effectExtent l="0" t="0" r="0" b="0"/>
            <wp:docPr id="1308577961" name="Picture 2" descr="K-Nearest Neighbor(KNN) Algorithm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Nearest Neighbor(KNN) Algorithm for Machine Learn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r w:rsidRPr="008123F5">
        <w:rPr>
          <w:rFonts w:ascii="Georgia" w:hAnsi="Georgia" w:cs="Helvetica"/>
          <w:b/>
          <w:bCs/>
          <w:color w:val="610B38"/>
          <w:sz w:val="32"/>
          <w:szCs w:val="32"/>
          <w:u w:val="single"/>
        </w:rPr>
        <w:t>How does K-NN work?</w:t>
      </w:r>
    </w:p>
    <w:p w14:paraId="01E3ABF8" w14:textId="29D65C2E" w:rsidR="00E00061" w:rsidRPr="008123F5" w:rsidRDefault="00E00061" w:rsidP="00E00061">
      <w:pPr>
        <w:pStyle w:val="NormalWeb"/>
        <w:shd w:val="clear" w:color="auto" w:fill="FFFFFF"/>
        <w:jc w:val="both"/>
        <w:rPr>
          <w:rFonts w:ascii="Georgia" w:hAnsi="Georgia" w:cs="Segoe UI"/>
          <w:color w:val="333333"/>
          <w:sz w:val="32"/>
          <w:szCs w:val="32"/>
        </w:rPr>
      </w:pPr>
      <w:r w:rsidRPr="008123F5">
        <w:rPr>
          <w:rFonts w:ascii="Georgia" w:hAnsi="Georgia" w:cs="Segoe UI"/>
          <w:color w:val="333333"/>
          <w:sz w:val="32"/>
          <w:szCs w:val="32"/>
        </w:rPr>
        <w:t>The K-NN working can be explained on the basis of the below algorithm:</w:t>
      </w:r>
      <w:r w:rsidR="00631855">
        <w:rPr>
          <w:rFonts w:ascii="Georgia" w:hAnsi="Georgia" w:cs="Segoe UI"/>
          <w:color w:val="333333"/>
          <w:sz w:val="32"/>
          <w:szCs w:val="32"/>
        </w:rPr>
        <w:t xml:space="preserve"> </w:t>
      </w:r>
    </w:p>
    <w:p w14:paraId="16490869" w14:textId="77777777" w:rsidR="00E00061" w:rsidRPr="008123F5" w:rsidRDefault="00E00061" w:rsidP="00E00061">
      <w:pPr>
        <w:numPr>
          <w:ilvl w:val="0"/>
          <w:numId w:val="7"/>
        </w:numPr>
        <w:shd w:val="clear" w:color="auto" w:fill="FFFFFF"/>
        <w:spacing w:before="60" w:after="100" w:afterAutospacing="1" w:line="375" w:lineRule="atLeast"/>
        <w:jc w:val="both"/>
        <w:rPr>
          <w:rFonts w:ascii="Georgia" w:hAnsi="Georgia" w:cs="Segoe UI"/>
          <w:color w:val="000000"/>
          <w:sz w:val="32"/>
          <w:szCs w:val="32"/>
        </w:rPr>
      </w:pPr>
      <w:r w:rsidRPr="008123F5">
        <w:rPr>
          <w:rStyle w:val="Strong"/>
          <w:rFonts w:ascii="Georgia" w:hAnsi="Georgia" w:cs="Segoe UI"/>
          <w:color w:val="000000"/>
          <w:sz w:val="32"/>
          <w:szCs w:val="32"/>
        </w:rPr>
        <w:t>Step-1:</w:t>
      </w:r>
      <w:r w:rsidRPr="008123F5">
        <w:rPr>
          <w:rFonts w:ascii="Georgia" w:hAnsi="Georgia" w:cs="Segoe UI"/>
          <w:color w:val="000000"/>
          <w:sz w:val="32"/>
          <w:szCs w:val="32"/>
        </w:rPr>
        <w:t> Select the number K of the neighbors</w:t>
      </w:r>
    </w:p>
    <w:p w14:paraId="0AD46A49" w14:textId="77777777" w:rsidR="00E00061" w:rsidRPr="008123F5" w:rsidRDefault="00E00061" w:rsidP="00E00061">
      <w:pPr>
        <w:numPr>
          <w:ilvl w:val="0"/>
          <w:numId w:val="7"/>
        </w:numPr>
        <w:shd w:val="clear" w:color="auto" w:fill="FFFFFF"/>
        <w:spacing w:before="60" w:after="100" w:afterAutospacing="1" w:line="375" w:lineRule="atLeast"/>
        <w:jc w:val="both"/>
        <w:rPr>
          <w:rFonts w:ascii="Georgia" w:hAnsi="Georgia" w:cs="Segoe UI"/>
          <w:color w:val="000000"/>
          <w:sz w:val="32"/>
          <w:szCs w:val="32"/>
        </w:rPr>
      </w:pPr>
      <w:r w:rsidRPr="008123F5">
        <w:rPr>
          <w:rStyle w:val="Strong"/>
          <w:rFonts w:ascii="Georgia" w:hAnsi="Georgia" w:cs="Segoe UI"/>
          <w:color w:val="000000"/>
          <w:sz w:val="32"/>
          <w:szCs w:val="32"/>
        </w:rPr>
        <w:t>Step-2:</w:t>
      </w:r>
      <w:r w:rsidRPr="008123F5">
        <w:rPr>
          <w:rFonts w:ascii="Georgia" w:hAnsi="Georgia" w:cs="Segoe UI"/>
          <w:color w:val="000000"/>
          <w:sz w:val="32"/>
          <w:szCs w:val="32"/>
        </w:rPr>
        <w:t> Calculate the Euclidean distance of </w:t>
      </w:r>
      <w:r w:rsidRPr="008123F5">
        <w:rPr>
          <w:rStyle w:val="Strong"/>
          <w:rFonts w:ascii="Georgia" w:hAnsi="Georgia" w:cs="Segoe UI"/>
          <w:color w:val="000000"/>
          <w:sz w:val="32"/>
          <w:szCs w:val="32"/>
        </w:rPr>
        <w:t>K number of neighbors</w:t>
      </w:r>
    </w:p>
    <w:p w14:paraId="11FE173D" w14:textId="77777777" w:rsidR="00E00061" w:rsidRPr="008123F5" w:rsidRDefault="00E00061" w:rsidP="00E00061">
      <w:pPr>
        <w:numPr>
          <w:ilvl w:val="0"/>
          <w:numId w:val="7"/>
        </w:numPr>
        <w:shd w:val="clear" w:color="auto" w:fill="FFFFFF"/>
        <w:spacing w:before="60" w:after="100" w:afterAutospacing="1" w:line="375" w:lineRule="atLeast"/>
        <w:jc w:val="both"/>
        <w:rPr>
          <w:rFonts w:ascii="Georgia" w:hAnsi="Georgia" w:cs="Segoe UI"/>
          <w:color w:val="000000"/>
          <w:sz w:val="32"/>
          <w:szCs w:val="32"/>
        </w:rPr>
      </w:pPr>
      <w:r w:rsidRPr="008123F5">
        <w:rPr>
          <w:rStyle w:val="Strong"/>
          <w:rFonts w:ascii="Georgia" w:hAnsi="Georgia" w:cs="Segoe UI"/>
          <w:color w:val="000000"/>
          <w:sz w:val="32"/>
          <w:szCs w:val="32"/>
        </w:rPr>
        <w:t>Step-3:</w:t>
      </w:r>
      <w:r w:rsidRPr="008123F5">
        <w:rPr>
          <w:rFonts w:ascii="Georgia" w:hAnsi="Georgia" w:cs="Segoe UI"/>
          <w:color w:val="000000"/>
          <w:sz w:val="32"/>
          <w:szCs w:val="32"/>
        </w:rPr>
        <w:t> Take the K nearest neighbors as per the calculated Euclidean distance.</w:t>
      </w:r>
    </w:p>
    <w:p w14:paraId="5BCE32C9" w14:textId="77777777" w:rsidR="00E00061" w:rsidRPr="008123F5" w:rsidRDefault="00E00061" w:rsidP="00E00061">
      <w:pPr>
        <w:numPr>
          <w:ilvl w:val="0"/>
          <w:numId w:val="7"/>
        </w:numPr>
        <w:shd w:val="clear" w:color="auto" w:fill="FFFFFF"/>
        <w:spacing w:before="60" w:after="100" w:afterAutospacing="1" w:line="375" w:lineRule="atLeast"/>
        <w:jc w:val="both"/>
        <w:rPr>
          <w:rFonts w:ascii="Georgia" w:hAnsi="Georgia" w:cs="Segoe UI"/>
          <w:color w:val="000000"/>
          <w:sz w:val="32"/>
          <w:szCs w:val="32"/>
        </w:rPr>
      </w:pPr>
      <w:r w:rsidRPr="008123F5">
        <w:rPr>
          <w:rStyle w:val="Strong"/>
          <w:rFonts w:ascii="Georgia" w:hAnsi="Georgia" w:cs="Segoe UI"/>
          <w:color w:val="000000"/>
          <w:sz w:val="32"/>
          <w:szCs w:val="32"/>
        </w:rPr>
        <w:t>Step-4:</w:t>
      </w:r>
      <w:r w:rsidRPr="008123F5">
        <w:rPr>
          <w:rFonts w:ascii="Georgia" w:hAnsi="Georgia" w:cs="Segoe UI"/>
          <w:color w:val="000000"/>
          <w:sz w:val="32"/>
          <w:szCs w:val="32"/>
        </w:rPr>
        <w:t> Among these k neighbors, count the number of the data points in each category.</w:t>
      </w:r>
    </w:p>
    <w:p w14:paraId="107F28A2" w14:textId="77777777" w:rsidR="00E00061" w:rsidRPr="008123F5" w:rsidRDefault="00E00061" w:rsidP="00E00061">
      <w:pPr>
        <w:numPr>
          <w:ilvl w:val="0"/>
          <w:numId w:val="7"/>
        </w:numPr>
        <w:shd w:val="clear" w:color="auto" w:fill="FFFFFF"/>
        <w:spacing w:before="60" w:after="100" w:afterAutospacing="1" w:line="375" w:lineRule="atLeast"/>
        <w:jc w:val="both"/>
        <w:rPr>
          <w:rFonts w:ascii="Georgia" w:hAnsi="Georgia" w:cs="Segoe UI"/>
          <w:color w:val="000000"/>
          <w:sz w:val="32"/>
          <w:szCs w:val="32"/>
        </w:rPr>
      </w:pPr>
      <w:r w:rsidRPr="008123F5">
        <w:rPr>
          <w:rStyle w:val="Strong"/>
          <w:rFonts w:ascii="Georgia" w:hAnsi="Georgia" w:cs="Segoe UI"/>
          <w:color w:val="000000"/>
          <w:sz w:val="32"/>
          <w:szCs w:val="32"/>
        </w:rPr>
        <w:t>Step-5:</w:t>
      </w:r>
      <w:r w:rsidRPr="008123F5">
        <w:rPr>
          <w:rFonts w:ascii="Georgia" w:hAnsi="Georgia" w:cs="Segoe UI"/>
          <w:color w:val="000000"/>
          <w:sz w:val="32"/>
          <w:szCs w:val="32"/>
        </w:rPr>
        <w:t> Assign the new data points to that category for which the number of the neighbor is maximum.</w:t>
      </w:r>
    </w:p>
    <w:p w14:paraId="794679A2" w14:textId="77777777" w:rsidR="00E00061" w:rsidRPr="008123F5" w:rsidRDefault="00E00061" w:rsidP="00E00061">
      <w:pPr>
        <w:numPr>
          <w:ilvl w:val="0"/>
          <w:numId w:val="7"/>
        </w:numPr>
        <w:shd w:val="clear" w:color="auto" w:fill="FFFFFF"/>
        <w:spacing w:before="60" w:after="100" w:afterAutospacing="1" w:line="375" w:lineRule="atLeast"/>
        <w:jc w:val="both"/>
        <w:rPr>
          <w:rFonts w:ascii="Georgia" w:hAnsi="Georgia" w:cs="Segoe UI"/>
          <w:color w:val="000000"/>
          <w:sz w:val="32"/>
          <w:szCs w:val="32"/>
        </w:rPr>
      </w:pPr>
      <w:r w:rsidRPr="008123F5">
        <w:rPr>
          <w:rStyle w:val="Strong"/>
          <w:rFonts w:ascii="Georgia" w:hAnsi="Georgia" w:cs="Segoe UI"/>
          <w:color w:val="000000"/>
          <w:sz w:val="32"/>
          <w:szCs w:val="32"/>
        </w:rPr>
        <w:lastRenderedPageBreak/>
        <w:t>Step-6:</w:t>
      </w:r>
      <w:r w:rsidRPr="008123F5">
        <w:rPr>
          <w:rFonts w:ascii="Georgia" w:hAnsi="Georgia" w:cs="Segoe UI"/>
          <w:color w:val="000000"/>
          <w:sz w:val="32"/>
          <w:szCs w:val="32"/>
        </w:rPr>
        <w:t> Our model is ready.</w:t>
      </w:r>
    </w:p>
    <w:p w14:paraId="42ACCA12" w14:textId="55A91CDF" w:rsidR="00E00061" w:rsidRPr="008123F5" w:rsidRDefault="00E00061" w:rsidP="00E00061">
      <w:pPr>
        <w:shd w:val="clear" w:color="auto" w:fill="FFFFFF"/>
        <w:spacing w:before="100" w:beforeAutospacing="1" w:after="100" w:afterAutospacing="1" w:line="240" w:lineRule="auto"/>
        <w:jc w:val="both"/>
        <w:rPr>
          <w:rFonts w:ascii="Georgia" w:eastAsia="Times New Roman" w:hAnsi="Georgia" w:cs="Segoe UI"/>
          <w:color w:val="333333"/>
          <w:kern w:val="0"/>
          <w:sz w:val="32"/>
          <w:szCs w:val="32"/>
          <w:lang w:eastAsia="en-IN"/>
          <w14:ligatures w14:val="none"/>
        </w:rPr>
      </w:pPr>
      <w:r w:rsidRPr="008123F5">
        <w:rPr>
          <w:rFonts w:ascii="Georgia" w:eastAsia="Times New Roman" w:hAnsi="Georgia" w:cs="Segoe UI"/>
          <w:color w:val="333333"/>
          <w:kern w:val="0"/>
          <w:sz w:val="32"/>
          <w:szCs w:val="32"/>
          <w:lang w:eastAsia="en-IN"/>
          <w14:ligatures w14:val="none"/>
        </w:rPr>
        <w:t> we have a new data point and we need to put it in the required category. Consider the below image:</w:t>
      </w:r>
      <w:r w:rsidR="00477424">
        <w:rPr>
          <w:rFonts w:ascii="Georgia" w:eastAsia="Times New Roman" w:hAnsi="Georgia" w:cs="Segoe UI"/>
          <w:color w:val="333333"/>
          <w:kern w:val="0"/>
          <w:sz w:val="32"/>
          <w:szCs w:val="32"/>
          <w:lang w:eastAsia="en-IN"/>
          <w14:ligatures w14:val="none"/>
        </w:rPr>
        <w:t xml:space="preserve"> </w:t>
      </w:r>
    </w:p>
    <w:p w14:paraId="79D0F27F" w14:textId="44C6A61E" w:rsidR="00E00061" w:rsidRPr="008123F5" w:rsidRDefault="00E00061" w:rsidP="00E00061">
      <w:pPr>
        <w:spacing w:after="0" w:line="240" w:lineRule="auto"/>
        <w:rPr>
          <w:rFonts w:ascii="Georgia" w:eastAsia="Times New Roman" w:hAnsi="Georgia" w:cs="Times New Roman"/>
          <w:kern w:val="0"/>
          <w:sz w:val="32"/>
          <w:szCs w:val="32"/>
          <w:lang w:eastAsia="en-IN"/>
          <w14:ligatures w14:val="none"/>
        </w:rPr>
      </w:pPr>
      <w:r w:rsidRPr="008123F5">
        <w:rPr>
          <w:rFonts w:ascii="Georgia" w:eastAsia="Times New Roman" w:hAnsi="Georgia" w:cs="Times New Roman"/>
          <w:noProof/>
          <w:kern w:val="0"/>
          <w:sz w:val="32"/>
          <w:szCs w:val="32"/>
          <w:lang w:eastAsia="en-IN"/>
          <w14:ligatures w14:val="none"/>
        </w:rPr>
        <w:drawing>
          <wp:inline distT="0" distB="0" distL="0" distR="0" wp14:anchorId="60BA2CFF" wp14:editId="63A825FF">
            <wp:extent cx="4762500" cy="3810000"/>
            <wp:effectExtent l="0" t="0" r="0" b="0"/>
            <wp:docPr id="1567552898" name="Picture 5" descr="K-Nearest Neighbor(KNN) Algorithm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Nearest Neighbor(KNN) Algorithm for Machine Learn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p>
    <w:p w14:paraId="5FF3E9CC" w14:textId="52214DA2" w:rsidR="00E00061" w:rsidRPr="008123F5" w:rsidRDefault="00E00061" w:rsidP="00E00061">
      <w:pPr>
        <w:numPr>
          <w:ilvl w:val="0"/>
          <w:numId w:val="8"/>
        </w:numPr>
        <w:shd w:val="clear" w:color="auto" w:fill="FFFFFF"/>
        <w:spacing w:before="60" w:after="100" w:afterAutospacing="1" w:line="375" w:lineRule="atLeast"/>
        <w:jc w:val="both"/>
        <w:rPr>
          <w:rFonts w:ascii="Georgia" w:eastAsia="Times New Roman" w:hAnsi="Georgia" w:cs="Segoe UI"/>
          <w:color w:val="000000"/>
          <w:kern w:val="0"/>
          <w:sz w:val="32"/>
          <w:szCs w:val="32"/>
          <w:lang w:eastAsia="en-IN"/>
          <w14:ligatures w14:val="none"/>
        </w:rPr>
      </w:pPr>
      <w:r w:rsidRPr="008123F5">
        <w:rPr>
          <w:rFonts w:ascii="Georgia" w:eastAsia="Times New Roman" w:hAnsi="Georgia" w:cs="Segoe UI"/>
          <w:color w:val="000000"/>
          <w:kern w:val="0"/>
          <w:sz w:val="32"/>
          <w:szCs w:val="32"/>
          <w:lang w:eastAsia="en-IN"/>
          <w14:ligatures w14:val="none"/>
        </w:rPr>
        <w:t>Firstly, we will choose the number of neighbors, so we will choose the k=5.</w:t>
      </w:r>
      <w:r w:rsidR="00E639D5">
        <w:rPr>
          <w:rFonts w:ascii="Georgia" w:eastAsia="Times New Roman" w:hAnsi="Georgia" w:cs="Segoe UI"/>
          <w:color w:val="000000"/>
          <w:kern w:val="0"/>
          <w:sz w:val="32"/>
          <w:szCs w:val="32"/>
          <w:lang w:eastAsia="en-IN"/>
          <w14:ligatures w14:val="none"/>
        </w:rPr>
        <w:t xml:space="preserve"> </w:t>
      </w:r>
    </w:p>
    <w:p w14:paraId="2B5D1419" w14:textId="62AC14AB" w:rsidR="00E00061" w:rsidRPr="008123F5" w:rsidRDefault="00E00061" w:rsidP="00E00061">
      <w:pPr>
        <w:numPr>
          <w:ilvl w:val="0"/>
          <w:numId w:val="8"/>
        </w:numPr>
        <w:shd w:val="clear" w:color="auto" w:fill="FFFFFF"/>
        <w:spacing w:before="60" w:after="100" w:afterAutospacing="1" w:line="375" w:lineRule="atLeast"/>
        <w:jc w:val="both"/>
        <w:rPr>
          <w:rFonts w:ascii="Georgia" w:eastAsia="Times New Roman" w:hAnsi="Georgia" w:cs="Segoe UI"/>
          <w:color w:val="000000"/>
          <w:kern w:val="0"/>
          <w:sz w:val="32"/>
          <w:szCs w:val="32"/>
          <w:lang w:eastAsia="en-IN"/>
          <w14:ligatures w14:val="none"/>
        </w:rPr>
      </w:pPr>
      <w:r w:rsidRPr="008123F5">
        <w:rPr>
          <w:rFonts w:ascii="Georgia" w:eastAsia="Times New Roman" w:hAnsi="Georgia" w:cs="Segoe UI"/>
          <w:color w:val="000000"/>
          <w:kern w:val="0"/>
          <w:sz w:val="32"/>
          <w:szCs w:val="32"/>
          <w:lang w:eastAsia="en-IN"/>
          <w14:ligatures w14:val="none"/>
        </w:rPr>
        <w:t>Next, we will calculate the </w:t>
      </w:r>
      <w:r w:rsidRPr="008123F5">
        <w:rPr>
          <w:rFonts w:ascii="Georgia" w:eastAsia="Times New Roman" w:hAnsi="Georgia" w:cs="Segoe UI"/>
          <w:b/>
          <w:bCs/>
          <w:color w:val="000000"/>
          <w:kern w:val="0"/>
          <w:sz w:val="32"/>
          <w:szCs w:val="32"/>
          <w:lang w:eastAsia="en-IN"/>
          <w14:ligatures w14:val="none"/>
        </w:rPr>
        <w:t>Euclidean distance</w:t>
      </w:r>
      <w:r w:rsidRPr="008123F5">
        <w:rPr>
          <w:rFonts w:ascii="Georgia" w:eastAsia="Times New Roman" w:hAnsi="Georgia" w:cs="Segoe UI"/>
          <w:color w:val="000000"/>
          <w:kern w:val="0"/>
          <w:sz w:val="32"/>
          <w:szCs w:val="32"/>
          <w:lang w:eastAsia="en-IN"/>
          <w14:ligatures w14:val="none"/>
        </w:rPr>
        <w:t> between the data points. The Euclidean distance is the distance between two points, which we have already studied in geometry. It can be calculated as:</w:t>
      </w:r>
      <w:r w:rsidR="00E639D5">
        <w:rPr>
          <w:rFonts w:ascii="Georgia" w:eastAsia="Times New Roman" w:hAnsi="Georgia" w:cs="Segoe UI"/>
          <w:color w:val="000000"/>
          <w:kern w:val="0"/>
          <w:sz w:val="32"/>
          <w:szCs w:val="32"/>
          <w:lang w:eastAsia="en-IN"/>
          <w14:ligatures w14:val="none"/>
        </w:rPr>
        <w:t xml:space="preserve"> </w:t>
      </w:r>
    </w:p>
    <w:p w14:paraId="2CD8C685" w14:textId="03E12A5B" w:rsidR="00E00061" w:rsidRPr="008123F5" w:rsidRDefault="00E00061" w:rsidP="00E00061">
      <w:pPr>
        <w:spacing w:after="0" w:line="240" w:lineRule="auto"/>
        <w:rPr>
          <w:rFonts w:ascii="Georgia" w:eastAsia="Times New Roman" w:hAnsi="Georgia" w:cs="Times New Roman"/>
          <w:kern w:val="0"/>
          <w:sz w:val="32"/>
          <w:szCs w:val="32"/>
          <w:lang w:eastAsia="en-IN"/>
          <w14:ligatures w14:val="none"/>
        </w:rPr>
      </w:pPr>
      <w:r w:rsidRPr="008123F5">
        <w:rPr>
          <w:rFonts w:ascii="Georgia" w:eastAsia="Times New Roman" w:hAnsi="Georgia" w:cs="Times New Roman"/>
          <w:noProof/>
          <w:kern w:val="0"/>
          <w:sz w:val="32"/>
          <w:szCs w:val="32"/>
          <w:lang w:eastAsia="en-IN"/>
          <w14:ligatures w14:val="none"/>
        </w:rPr>
        <w:lastRenderedPageBreak/>
        <w:drawing>
          <wp:inline distT="0" distB="0" distL="0" distR="0" wp14:anchorId="615D0F9F" wp14:editId="3247B46B">
            <wp:extent cx="4762500" cy="3810000"/>
            <wp:effectExtent l="0" t="0" r="0" b="0"/>
            <wp:docPr id="504616738" name="Picture 4" descr="K-Nearest Neighbor(KNN) Algorithm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Nearest Neighbor(KNN) Algorithm for Machine Learn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p>
    <w:p w14:paraId="1344A214" w14:textId="63F920CB" w:rsidR="00E00061" w:rsidRPr="008123F5" w:rsidRDefault="00E00061" w:rsidP="00E00061">
      <w:pPr>
        <w:numPr>
          <w:ilvl w:val="0"/>
          <w:numId w:val="9"/>
        </w:numPr>
        <w:shd w:val="clear" w:color="auto" w:fill="FFFFFF"/>
        <w:spacing w:before="60" w:after="100" w:afterAutospacing="1" w:line="375" w:lineRule="atLeast"/>
        <w:jc w:val="both"/>
        <w:rPr>
          <w:rFonts w:ascii="Georgia" w:eastAsia="Times New Roman" w:hAnsi="Georgia" w:cs="Segoe UI"/>
          <w:color w:val="000000"/>
          <w:kern w:val="0"/>
          <w:sz w:val="32"/>
          <w:szCs w:val="32"/>
          <w:lang w:eastAsia="en-IN"/>
          <w14:ligatures w14:val="none"/>
        </w:rPr>
      </w:pPr>
      <w:r w:rsidRPr="008123F5">
        <w:rPr>
          <w:rFonts w:ascii="Georgia" w:eastAsia="Times New Roman" w:hAnsi="Georgia" w:cs="Segoe UI"/>
          <w:color w:val="000000"/>
          <w:kern w:val="0"/>
          <w:sz w:val="32"/>
          <w:szCs w:val="32"/>
          <w:lang w:eastAsia="en-IN"/>
          <w14:ligatures w14:val="none"/>
        </w:rPr>
        <w:t xml:space="preserve">By calculating the Euclidean </w:t>
      </w:r>
      <w:r w:rsidR="00973998" w:rsidRPr="008123F5">
        <w:rPr>
          <w:rFonts w:ascii="Georgia" w:eastAsia="Times New Roman" w:hAnsi="Georgia" w:cs="Segoe UI"/>
          <w:color w:val="000000"/>
          <w:kern w:val="0"/>
          <w:sz w:val="32"/>
          <w:szCs w:val="32"/>
          <w:lang w:eastAsia="en-IN"/>
          <w14:ligatures w14:val="none"/>
        </w:rPr>
        <w:t>distance,</w:t>
      </w:r>
      <w:r w:rsidRPr="008123F5">
        <w:rPr>
          <w:rFonts w:ascii="Georgia" w:eastAsia="Times New Roman" w:hAnsi="Georgia" w:cs="Segoe UI"/>
          <w:color w:val="000000"/>
          <w:kern w:val="0"/>
          <w:sz w:val="32"/>
          <w:szCs w:val="32"/>
          <w:lang w:eastAsia="en-IN"/>
          <w14:ligatures w14:val="none"/>
        </w:rPr>
        <w:t xml:space="preserve"> we got the nearest neighbors, as three nearest neighbors in category A and two nearest neighbors in category B. Consider the below image:</w:t>
      </w:r>
      <w:r w:rsidR="00973998">
        <w:rPr>
          <w:rFonts w:ascii="Georgia" w:eastAsia="Times New Roman" w:hAnsi="Georgia" w:cs="Segoe UI"/>
          <w:color w:val="000000"/>
          <w:kern w:val="0"/>
          <w:sz w:val="32"/>
          <w:szCs w:val="32"/>
          <w:lang w:eastAsia="en-IN"/>
          <w14:ligatures w14:val="none"/>
        </w:rPr>
        <w:t xml:space="preserve">  </w:t>
      </w:r>
    </w:p>
    <w:p w14:paraId="4B0A90DD" w14:textId="49BDF0B1" w:rsidR="00E00061" w:rsidRPr="008123F5" w:rsidRDefault="00E00061" w:rsidP="00E00061">
      <w:pPr>
        <w:spacing w:after="0" w:line="240" w:lineRule="auto"/>
        <w:rPr>
          <w:rFonts w:ascii="Georgia" w:eastAsia="Times New Roman" w:hAnsi="Georgia" w:cs="Times New Roman"/>
          <w:kern w:val="0"/>
          <w:sz w:val="32"/>
          <w:szCs w:val="32"/>
          <w:lang w:eastAsia="en-IN"/>
          <w14:ligatures w14:val="none"/>
        </w:rPr>
      </w:pPr>
      <w:r w:rsidRPr="008123F5">
        <w:rPr>
          <w:rFonts w:ascii="Georgia" w:eastAsia="Times New Roman" w:hAnsi="Georgia" w:cs="Times New Roman"/>
          <w:noProof/>
          <w:kern w:val="0"/>
          <w:sz w:val="32"/>
          <w:szCs w:val="32"/>
          <w:lang w:eastAsia="en-IN"/>
          <w14:ligatures w14:val="none"/>
        </w:rPr>
        <w:drawing>
          <wp:inline distT="0" distB="0" distL="0" distR="0" wp14:anchorId="4A2D308F" wp14:editId="4B384BBA">
            <wp:extent cx="4762500" cy="3810000"/>
            <wp:effectExtent l="0" t="0" r="0" b="0"/>
            <wp:docPr id="2035474100" name="Picture 3" descr="K-Nearest Neighbor(KNN) Algorithm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Nearest Neighbor(KNN) Algorithm for Machine Learn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p>
    <w:p w14:paraId="6F643F94" w14:textId="58C1CDBC" w:rsidR="00E00061" w:rsidRPr="008123F5" w:rsidRDefault="00E00061" w:rsidP="00E00061">
      <w:pPr>
        <w:numPr>
          <w:ilvl w:val="0"/>
          <w:numId w:val="10"/>
        </w:numPr>
        <w:shd w:val="clear" w:color="auto" w:fill="FFFFFF"/>
        <w:spacing w:before="60" w:after="100" w:afterAutospacing="1" w:line="375" w:lineRule="atLeast"/>
        <w:jc w:val="both"/>
        <w:rPr>
          <w:rFonts w:ascii="Georgia" w:eastAsia="Times New Roman" w:hAnsi="Georgia" w:cs="Segoe UI"/>
          <w:color w:val="000000"/>
          <w:kern w:val="0"/>
          <w:sz w:val="32"/>
          <w:szCs w:val="32"/>
          <w:lang w:eastAsia="en-IN"/>
          <w14:ligatures w14:val="none"/>
        </w:rPr>
      </w:pPr>
      <w:r w:rsidRPr="008123F5">
        <w:rPr>
          <w:rFonts w:ascii="Georgia" w:eastAsia="Times New Roman" w:hAnsi="Georgia" w:cs="Segoe UI"/>
          <w:color w:val="000000"/>
          <w:kern w:val="0"/>
          <w:sz w:val="32"/>
          <w:szCs w:val="32"/>
          <w:lang w:eastAsia="en-IN"/>
          <w14:ligatures w14:val="none"/>
        </w:rPr>
        <w:lastRenderedPageBreak/>
        <w:t>As we can see the 3 nearest neighbors are from category A, hence this new data point must belong to category A.</w:t>
      </w:r>
      <w:r w:rsidR="00534229">
        <w:rPr>
          <w:rFonts w:ascii="Georgia" w:eastAsia="Times New Roman" w:hAnsi="Georgia" w:cs="Segoe UI"/>
          <w:color w:val="000000"/>
          <w:kern w:val="0"/>
          <w:sz w:val="32"/>
          <w:szCs w:val="32"/>
          <w:lang w:eastAsia="en-IN"/>
          <w14:ligatures w14:val="none"/>
        </w:rPr>
        <w:t xml:space="preserve"> </w:t>
      </w:r>
    </w:p>
    <w:p w14:paraId="0203EB75" w14:textId="77777777" w:rsidR="00E00061" w:rsidRPr="008123F5" w:rsidRDefault="00E00061" w:rsidP="00E00061">
      <w:pPr>
        <w:pStyle w:val="Heading2"/>
        <w:shd w:val="clear" w:color="auto" w:fill="FFFFFF"/>
        <w:spacing w:line="312" w:lineRule="atLeast"/>
        <w:jc w:val="both"/>
        <w:rPr>
          <w:rFonts w:ascii="Georgia" w:hAnsi="Georgia" w:cs="Helvetica"/>
          <w:color w:val="610B38"/>
          <w:sz w:val="32"/>
          <w:szCs w:val="32"/>
        </w:rPr>
      </w:pPr>
      <w:r w:rsidRPr="008123F5">
        <w:rPr>
          <w:rFonts w:ascii="Georgia" w:hAnsi="Georgia" w:cs="Helvetica"/>
          <w:b/>
          <w:bCs/>
          <w:color w:val="610B38"/>
          <w:sz w:val="32"/>
          <w:szCs w:val="32"/>
          <w:u w:val="single"/>
        </w:rPr>
        <w:t>How to select the value of K in the K-NN Algorithm?</w:t>
      </w:r>
    </w:p>
    <w:p w14:paraId="09959AB5" w14:textId="77777777" w:rsidR="00E00061" w:rsidRPr="008123F5" w:rsidRDefault="00E00061" w:rsidP="00E00061">
      <w:pPr>
        <w:numPr>
          <w:ilvl w:val="0"/>
          <w:numId w:val="11"/>
        </w:numPr>
        <w:shd w:val="clear" w:color="auto" w:fill="FFFFFF"/>
        <w:spacing w:before="60" w:after="100" w:afterAutospacing="1" w:line="375" w:lineRule="atLeast"/>
        <w:jc w:val="both"/>
        <w:rPr>
          <w:rFonts w:ascii="Georgia" w:eastAsia="Times New Roman" w:hAnsi="Georgia" w:cs="Segoe UI"/>
          <w:color w:val="000000"/>
          <w:kern w:val="0"/>
          <w:sz w:val="32"/>
          <w:szCs w:val="32"/>
          <w:lang w:eastAsia="en-IN"/>
          <w14:ligatures w14:val="none"/>
        </w:rPr>
      </w:pPr>
      <w:r w:rsidRPr="008123F5">
        <w:rPr>
          <w:rFonts w:ascii="Georgia" w:eastAsia="Times New Roman" w:hAnsi="Georgia" w:cs="Segoe UI"/>
          <w:color w:val="000000"/>
          <w:kern w:val="0"/>
          <w:sz w:val="32"/>
          <w:szCs w:val="32"/>
          <w:lang w:eastAsia="en-IN"/>
          <w14:ligatures w14:val="none"/>
        </w:rPr>
        <w:t>There is no particular way to determine the best value for "K", so we need to try some values to find the best out of them. The most preferred value for K is 5.</w:t>
      </w:r>
    </w:p>
    <w:p w14:paraId="4B5CC29B" w14:textId="77777777" w:rsidR="00E00061" w:rsidRPr="008123F5" w:rsidRDefault="00E00061" w:rsidP="00E00061">
      <w:pPr>
        <w:numPr>
          <w:ilvl w:val="0"/>
          <w:numId w:val="11"/>
        </w:numPr>
        <w:shd w:val="clear" w:color="auto" w:fill="FFFFFF"/>
        <w:spacing w:before="60" w:after="100" w:afterAutospacing="1" w:line="375" w:lineRule="atLeast"/>
        <w:jc w:val="both"/>
        <w:rPr>
          <w:rFonts w:ascii="Georgia" w:eastAsia="Times New Roman" w:hAnsi="Georgia" w:cs="Segoe UI"/>
          <w:color w:val="000000"/>
          <w:kern w:val="0"/>
          <w:sz w:val="32"/>
          <w:szCs w:val="32"/>
          <w:lang w:eastAsia="en-IN"/>
          <w14:ligatures w14:val="none"/>
        </w:rPr>
      </w:pPr>
      <w:r w:rsidRPr="008123F5">
        <w:rPr>
          <w:rFonts w:ascii="Georgia" w:eastAsia="Times New Roman" w:hAnsi="Georgia" w:cs="Segoe UI"/>
          <w:color w:val="000000"/>
          <w:kern w:val="0"/>
          <w:sz w:val="32"/>
          <w:szCs w:val="32"/>
          <w:lang w:eastAsia="en-IN"/>
          <w14:ligatures w14:val="none"/>
        </w:rPr>
        <w:t>A very low value for K such as K=1 or K=2, can be noisy and lead to the effects of outliers in the model.</w:t>
      </w:r>
    </w:p>
    <w:p w14:paraId="40A29EA2" w14:textId="77777777" w:rsidR="00E00061" w:rsidRPr="008123F5" w:rsidRDefault="00E00061" w:rsidP="00E00061">
      <w:pPr>
        <w:numPr>
          <w:ilvl w:val="0"/>
          <w:numId w:val="11"/>
        </w:numPr>
        <w:shd w:val="clear" w:color="auto" w:fill="FFFFFF"/>
        <w:spacing w:before="60" w:after="100" w:afterAutospacing="1" w:line="375" w:lineRule="atLeast"/>
        <w:jc w:val="both"/>
        <w:rPr>
          <w:rFonts w:ascii="Georgia" w:eastAsia="Times New Roman" w:hAnsi="Georgia" w:cs="Segoe UI"/>
          <w:color w:val="000000"/>
          <w:kern w:val="0"/>
          <w:sz w:val="32"/>
          <w:szCs w:val="32"/>
          <w:lang w:eastAsia="en-IN"/>
          <w14:ligatures w14:val="none"/>
        </w:rPr>
      </w:pPr>
      <w:r w:rsidRPr="008123F5">
        <w:rPr>
          <w:rFonts w:ascii="Georgia" w:eastAsia="Times New Roman" w:hAnsi="Georgia" w:cs="Segoe UI"/>
          <w:color w:val="000000"/>
          <w:kern w:val="0"/>
          <w:sz w:val="32"/>
          <w:szCs w:val="32"/>
          <w:lang w:eastAsia="en-IN"/>
          <w14:ligatures w14:val="none"/>
        </w:rPr>
        <w:t>Large values for K are good, but it may find some difficulties.</w:t>
      </w:r>
    </w:p>
    <w:p w14:paraId="4314D1AB" w14:textId="77777777" w:rsidR="00FE4208" w:rsidRPr="008123F5" w:rsidRDefault="00FE4208" w:rsidP="00FE4208">
      <w:pPr>
        <w:shd w:val="clear" w:color="auto" w:fill="FFFFFF"/>
        <w:spacing w:before="60" w:after="100" w:afterAutospacing="1" w:line="375" w:lineRule="atLeast"/>
        <w:jc w:val="both"/>
        <w:rPr>
          <w:rFonts w:ascii="Georgia" w:eastAsia="Times New Roman" w:hAnsi="Georgia" w:cs="Segoe UI"/>
          <w:color w:val="000000"/>
          <w:kern w:val="0"/>
          <w:sz w:val="32"/>
          <w:szCs w:val="32"/>
          <w:lang w:eastAsia="en-IN"/>
          <w14:ligatures w14:val="none"/>
        </w:rPr>
      </w:pPr>
    </w:p>
    <w:p w14:paraId="6F05BACD" w14:textId="0023FEAC" w:rsidR="00FE4208" w:rsidRPr="000363A2" w:rsidRDefault="00FE4208" w:rsidP="000363A2">
      <w:pPr>
        <w:pStyle w:val="Heading1"/>
        <w:shd w:val="clear" w:color="auto" w:fill="FFFFFF"/>
        <w:spacing w:before="0" w:beforeAutospacing="0" w:after="0" w:afterAutospacing="0" w:line="336" w:lineRule="atLeast"/>
        <w:jc w:val="center"/>
        <w:textAlignment w:val="baseline"/>
        <w:rPr>
          <w:rFonts w:ascii="Georgia" w:hAnsi="Georgia"/>
          <w:sz w:val="56"/>
          <w:szCs w:val="56"/>
        </w:rPr>
      </w:pPr>
      <w:r w:rsidRPr="000363A2">
        <w:rPr>
          <w:rFonts w:ascii="Georgia" w:hAnsi="Georgia"/>
          <w:sz w:val="56"/>
          <w:szCs w:val="56"/>
        </w:rPr>
        <w:t>KD Tree and Ball Tree – KNN Algorithm</w:t>
      </w:r>
      <w:r w:rsidR="000363A2">
        <w:rPr>
          <w:rFonts w:ascii="Georgia" w:hAnsi="Georgia"/>
          <w:sz w:val="56"/>
          <w:szCs w:val="56"/>
        </w:rPr>
        <w:t xml:space="preserve"> </w:t>
      </w:r>
    </w:p>
    <w:p w14:paraId="26B85DB0" w14:textId="77777777" w:rsidR="00FE4208" w:rsidRPr="008123F5" w:rsidRDefault="00FE4208" w:rsidP="00FE4208">
      <w:pPr>
        <w:shd w:val="clear" w:color="auto" w:fill="FFFFFF"/>
        <w:spacing w:before="60" w:after="100" w:afterAutospacing="1" w:line="375" w:lineRule="atLeast"/>
        <w:jc w:val="both"/>
        <w:rPr>
          <w:rFonts w:ascii="Georgia" w:eastAsia="Times New Roman" w:hAnsi="Georgia" w:cs="Segoe UI"/>
          <w:color w:val="000000"/>
          <w:kern w:val="0"/>
          <w:sz w:val="32"/>
          <w:szCs w:val="32"/>
          <w:lang w:eastAsia="en-IN"/>
          <w14:ligatures w14:val="none"/>
        </w:rPr>
      </w:pPr>
    </w:p>
    <w:p w14:paraId="3361DC35" w14:textId="411F5A02" w:rsidR="00FE4208" w:rsidRPr="00C60ACB" w:rsidRDefault="00FE4208" w:rsidP="00083F3C">
      <w:pPr>
        <w:pStyle w:val="ListParagraph"/>
        <w:numPr>
          <w:ilvl w:val="0"/>
          <w:numId w:val="19"/>
        </w:numPr>
        <w:spacing w:after="0" w:line="240" w:lineRule="auto"/>
        <w:textAlignment w:val="baseline"/>
        <w:rPr>
          <w:rFonts w:ascii="Georgia" w:eastAsia="Times New Roman" w:hAnsi="Georgia" w:cs="Times New Roman"/>
          <w:color w:val="54585E"/>
          <w:kern w:val="0"/>
          <w:sz w:val="32"/>
          <w:szCs w:val="32"/>
          <w:lang w:eastAsia="en-IN"/>
          <w14:ligatures w14:val="none"/>
        </w:rPr>
      </w:pPr>
      <w:r w:rsidRPr="008123F5">
        <w:rPr>
          <w:rFonts w:ascii="Georgia" w:eastAsia="Times New Roman" w:hAnsi="Georgia" w:cs="Times New Roman"/>
          <w:b/>
          <w:bCs/>
          <w:color w:val="54585E"/>
          <w:kern w:val="0"/>
          <w:sz w:val="32"/>
          <w:szCs w:val="32"/>
          <w:bdr w:val="none" w:sz="0" w:space="0" w:color="auto" w:frame="1"/>
          <w:lang w:eastAsia="en-IN"/>
          <w14:ligatures w14:val="none"/>
        </w:rPr>
        <w:t>Brute Force Approach</w:t>
      </w:r>
      <w:r w:rsidRPr="008123F5">
        <w:rPr>
          <w:rFonts w:ascii="Georgia" w:eastAsia="Times New Roman" w:hAnsi="Georgia" w:cs="Times New Roman"/>
          <w:b/>
          <w:bCs/>
          <w:color w:val="54585E"/>
          <w:kern w:val="0"/>
          <w:sz w:val="32"/>
          <w:szCs w:val="32"/>
          <w:bdr w:val="none" w:sz="0" w:space="0" w:color="auto" w:frame="1"/>
          <w:lang w:eastAsia="en-IN"/>
          <w14:ligatures w14:val="none"/>
        </w:rPr>
        <w:br/>
      </w:r>
      <w:r w:rsidRPr="008123F5">
        <w:rPr>
          <w:rFonts w:ascii="Georgia" w:eastAsia="Times New Roman" w:hAnsi="Georgia" w:cs="Times New Roman"/>
          <w:color w:val="54585E"/>
          <w:kern w:val="0"/>
          <w:sz w:val="32"/>
          <w:szCs w:val="32"/>
          <w:lang w:eastAsia="en-IN"/>
          <w14:ligatures w14:val="none"/>
        </w:rPr>
        <w:t>This is the basic approach in which the distance of the data point is calculated with all the other data points and then the k nearest neighbours are selected. Let’s assume N is the number of training data in the dataset and D is the dimension or the number of features. Then the complexity of this algorithm is </w:t>
      </w:r>
      <w:r w:rsidRPr="008123F5">
        <w:rPr>
          <w:rFonts w:ascii="Georgia" w:hAnsi="Georgia"/>
          <w:noProof/>
          <w:sz w:val="32"/>
          <w:szCs w:val="32"/>
          <w:lang w:eastAsia="en-IN"/>
        </w:rPr>
        <w:drawing>
          <wp:inline distT="0" distB="0" distL="0" distR="0" wp14:anchorId="043D0127" wp14:editId="366C762C">
            <wp:extent cx="609600" cy="276225"/>
            <wp:effectExtent l="0" t="0" r="0" b="9525"/>
            <wp:docPr id="359781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600" cy="276225"/>
                    </a:xfrm>
                    <a:prstGeom prst="rect">
                      <a:avLst/>
                    </a:prstGeom>
                    <a:noFill/>
                    <a:ln>
                      <a:noFill/>
                    </a:ln>
                  </pic:spPr>
                </pic:pic>
              </a:graphicData>
            </a:graphic>
          </wp:inline>
        </w:drawing>
      </w:r>
      <w:r w:rsidRPr="008123F5">
        <w:rPr>
          <w:rFonts w:ascii="Georgia" w:eastAsia="Times New Roman" w:hAnsi="Georgia" w:cs="Times New Roman"/>
          <w:color w:val="54585E"/>
          <w:kern w:val="0"/>
          <w:sz w:val="32"/>
          <w:szCs w:val="32"/>
          <w:bdr w:val="none" w:sz="0" w:space="0" w:color="auto" w:frame="1"/>
          <w:lang w:eastAsia="en-IN"/>
          <w14:ligatures w14:val="none"/>
        </w:rPr>
        <w:t>.</w:t>
      </w:r>
      <w:r w:rsidR="00083F3C">
        <w:rPr>
          <w:rFonts w:ascii="Georgia" w:eastAsia="Times New Roman" w:hAnsi="Georgia" w:cs="Times New Roman"/>
          <w:color w:val="54585E"/>
          <w:kern w:val="0"/>
          <w:sz w:val="32"/>
          <w:szCs w:val="32"/>
          <w:bdr w:val="none" w:sz="0" w:space="0" w:color="auto" w:frame="1"/>
          <w:lang w:eastAsia="en-IN"/>
          <w14:ligatures w14:val="none"/>
        </w:rPr>
        <w:t xml:space="preserve"> </w:t>
      </w:r>
    </w:p>
    <w:p w14:paraId="4E875420" w14:textId="77777777" w:rsidR="00C60ACB" w:rsidRPr="00C60ACB" w:rsidRDefault="00C60ACB" w:rsidP="00C60ACB">
      <w:pPr>
        <w:spacing w:after="0" w:line="240" w:lineRule="auto"/>
        <w:textAlignment w:val="baseline"/>
        <w:rPr>
          <w:rFonts w:ascii="Georgia" w:eastAsia="Times New Roman" w:hAnsi="Georgia" w:cs="Times New Roman"/>
          <w:color w:val="54585E"/>
          <w:kern w:val="0"/>
          <w:sz w:val="32"/>
          <w:szCs w:val="32"/>
          <w:lang w:eastAsia="en-IN"/>
          <w14:ligatures w14:val="none"/>
        </w:rPr>
      </w:pPr>
    </w:p>
    <w:p w14:paraId="77BE4489" w14:textId="5286139B" w:rsidR="00FE4208" w:rsidRPr="008123F5" w:rsidRDefault="00FE4208" w:rsidP="00083F3C">
      <w:pPr>
        <w:numPr>
          <w:ilvl w:val="0"/>
          <w:numId w:val="19"/>
        </w:numPr>
        <w:spacing w:after="0" w:line="240" w:lineRule="auto"/>
        <w:textAlignment w:val="baseline"/>
        <w:rPr>
          <w:rFonts w:ascii="Georgia" w:eastAsia="Times New Roman" w:hAnsi="Georgia" w:cs="Times New Roman"/>
          <w:color w:val="54585E"/>
          <w:kern w:val="0"/>
          <w:sz w:val="32"/>
          <w:szCs w:val="32"/>
          <w:lang w:eastAsia="en-IN"/>
          <w14:ligatures w14:val="none"/>
        </w:rPr>
      </w:pPr>
      <w:r w:rsidRPr="008123F5">
        <w:rPr>
          <w:rFonts w:ascii="Georgia" w:eastAsia="Times New Roman" w:hAnsi="Georgia" w:cs="Times New Roman"/>
          <w:b/>
          <w:bCs/>
          <w:color w:val="54585E"/>
          <w:kern w:val="0"/>
          <w:sz w:val="32"/>
          <w:szCs w:val="32"/>
          <w:bdr w:val="none" w:sz="0" w:space="0" w:color="auto" w:frame="1"/>
          <w:lang w:eastAsia="en-IN"/>
          <w14:ligatures w14:val="none"/>
        </w:rPr>
        <w:t>KD Tree</w:t>
      </w:r>
      <w:r w:rsidRPr="008123F5">
        <w:rPr>
          <w:rFonts w:ascii="Georgia" w:eastAsia="Times New Roman" w:hAnsi="Georgia" w:cs="Times New Roman"/>
          <w:b/>
          <w:bCs/>
          <w:color w:val="54585E"/>
          <w:kern w:val="0"/>
          <w:sz w:val="32"/>
          <w:szCs w:val="32"/>
          <w:bdr w:val="none" w:sz="0" w:space="0" w:color="auto" w:frame="1"/>
          <w:lang w:eastAsia="en-IN"/>
          <w14:ligatures w14:val="none"/>
        </w:rPr>
        <w:br/>
      </w:r>
      <w:r w:rsidRPr="008123F5">
        <w:rPr>
          <w:rFonts w:ascii="Georgia" w:eastAsia="Times New Roman" w:hAnsi="Georgia" w:cs="Times New Roman"/>
          <w:color w:val="54585E"/>
          <w:kern w:val="0"/>
          <w:sz w:val="32"/>
          <w:szCs w:val="32"/>
          <w:lang w:eastAsia="en-IN"/>
          <w14:ligatures w14:val="none"/>
        </w:rPr>
        <w:t>KD Tree stands for K-Dimensional Tree. It is a tree-based data structure that helps in reducing search complexity. The complexity of this algorithm is </w:t>
      </w:r>
      <w:r w:rsidRPr="008123F5">
        <w:rPr>
          <w:rFonts w:ascii="Georgia" w:eastAsia="Times New Roman" w:hAnsi="Georgia" w:cs="Times New Roman"/>
          <w:noProof/>
          <w:color w:val="54585E"/>
          <w:kern w:val="0"/>
          <w:sz w:val="32"/>
          <w:szCs w:val="32"/>
          <w:lang w:eastAsia="en-IN"/>
          <w14:ligatures w14:val="none"/>
        </w:rPr>
        <w:drawing>
          <wp:inline distT="0" distB="0" distL="0" distR="0" wp14:anchorId="4F973AF9" wp14:editId="279F7A57">
            <wp:extent cx="1047750" cy="200025"/>
            <wp:effectExtent l="0" t="0" r="0" b="9525"/>
            <wp:docPr id="518596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47750" cy="200025"/>
                    </a:xfrm>
                    <a:prstGeom prst="rect">
                      <a:avLst/>
                    </a:prstGeom>
                    <a:noFill/>
                    <a:ln>
                      <a:noFill/>
                    </a:ln>
                  </pic:spPr>
                </pic:pic>
              </a:graphicData>
            </a:graphic>
          </wp:inline>
        </w:drawing>
      </w:r>
      <w:r w:rsidRPr="008123F5">
        <w:rPr>
          <w:rFonts w:ascii="Georgia" w:eastAsia="Times New Roman" w:hAnsi="Georgia" w:cs="Times New Roman"/>
          <w:color w:val="54585E"/>
          <w:kern w:val="0"/>
          <w:sz w:val="32"/>
          <w:szCs w:val="32"/>
          <w:lang w:eastAsia="en-IN"/>
          <w14:ligatures w14:val="none"/>
        </w:rPr>
        <w:t> which is much less than Brute Force Approach.</w:t>
      </w:r>
      <w:r w:rsidR="00F02F82">
        <w:rPr>
          <w:rFonts w:ascii="Georgia" w:eastAsia="Times New Roman" w:hAnsi="Georgia" w:cs="Times New Roman"/>
          <w:color w:val="54585E"/>
          <w:kern w:val="0"/>
          <w:sz w:val="32"/>
          <w:szCs w:val="32"/>
          <w:lang w:eastAsia="en-IN"/>
          <w14:ligatures w14:val="none"/>
        </w:rPr>
        <w:t xml:space="preserve"> </w:t>
      </w:r>
    </w:p>
    <w:p w14:paraId="1FA15093" w14:textId="7CAAF23A" w:rsidR="00FE4208" w:rsidRPr="008123F5" w:rsidRDefault="00FE4208" w:rsidP="00083F3C">
      <w:pPr>
        <w:numPr>
          <w:ilvl w:val="0"/>
          <w:numId w:val="19"/>
        </w:numPr>
        <w:spacing w:after="0" w:line="240" w:lineRule="auto"/>
        <w:textAlignment w:val="baseline"/>
        <w:rPr>
          <w:rFonts w:ascii="Georgia" w:eastAsia="Times New Roman" w:hAnsi="Georgia" w:cs="Times New Roman"/>
          <w:color w:val="54585E"/>
          <w:kern w:val="0"/>
          <w:sz w:val="32"/>
          <w:szCs w:val="32"/>
          <w:lang w:eastAsia="en-IN"/>
          <w14:ligatures w14:val="none"/>
        </w:rPr>
      </w:pPr>
      <w:r w:rsidRPr="008123F5">
        <w:rPr>
          <w:rFonts w:ascii="Georgia" w:eastAsia="Times New Roman" w:hAnsi="Georgia" w:cs="Times New Roman"/>
          <w:b/>
          <w:bCs/>
          <w:color w:val="54585E"/>
          <w:kern w:val="0"/>
          <w:sz w:val="32"/>
          <w:szCs w:val="32"/>
          <w:bdr w:val="none" w:sz="0" w:space="0" w:color="auto" w:frame="1"/>
          <w:lang w:eastAsia="en-IN"/>
          <w14:ligatures w14:val="none"/>
        </w:rPr>
        <w:t>Ball Tree</w:t>
      </w:r>
      <w:r w:rsidRPr="008123F5">
        <w:rPr>
          <w:rFonts w:ascii="Georgia" w:eastAsia="Times New Roman" w:hAnsi="Georgia" w:cs="Times New Roman"/>
          <w:b/>
          <w:bCs/>
          <w:color w:val="54585E"/>
          <w:kern w:val="0"/>
          <w:sz w:val="32"/>
          <w:szCs w:val="32"/>
          <w:bdr w:val="none" w:sz="0" w:space="0" w:color="auto" w:frame="1"/>
          <w:lang w:eastAsia="en-IN"/>
          <w14:ligatures w14:val="none"/>
        </w:rPr>
        <w:br/>
      </w:r>
      <w:r w:rsidRPr="008123F5">
        <w:rPr>
          <w:rFonts w:ascii="Georgia" w:eastAsia="Times New Roman" w:hAnsi="Georgia" w:cs="Times New Roman"/>
          <w:color w:val="54585E"/>
          <w:kern w:val="0"/>
          <w:sz w:val="32"/>
          <w:szCs w:val="32"/>
          <w:lang w:eastAsia="en-IN"/>
          <w14:ligatures w14:val="none"/>
        </w:rPr>
        <w:t>KD Tree becomes inefficient for datasets having higher dimensions. A ball Tree is another tree-based data structure that is much faster for storing multidimensional data.</w:t>
      </w:r>
      <w:r w:rsidR="00F02F82">
        <w:rPr>
          <w:rFonts w:ascii="Georgia" w:eastAsia="Times New Roman" w:hAnsi="Georgia" w:cs="Times New Roman"/>
          <w:color w:val="54585E"/>
          <w:kern w:val="0"/>
          <w:sz w:val="32"/>
          <w:szCs w:val="32"/>
          <w:lang w:eastAsia="en-IN"/>
          <w14:ligatures w14:val="none"/>
        </w:rPr>
        <w:t xml:space="preserve"> </w:t>
      </w:r>
    </w:p>
    <w:p w14:paraId="67AD835D" w14:textId="77777777" w:rsidR="00FE4208" w:rsidRPr="008123F5" w:rsidRDefault="00FE4208" w:rsidP="00FE4208">
      <w:pPr>
        <w:shd w:val="clear" w:color="auto" w:fill="FFFFFF"/>
        <w:spacing w:after="0" w:line="240" w:lineRule="auto"/>
        <w:ind w:left="360"/>
        <w:textAlignment w:val="baseline"/>
        <w:rPr>
          <w:rFonts w:ascii="Georgia" w:eastAsia="Times New Roman" w:hAnsi="Georgia" w:cs="Times New Roman"/>
          <w:color w:val="54585E"/>
          <w:kern w:val="0"/>
          <w:sz w:val="32"/>
          <w:szCs w:val="32"/>
          <w:lang w:eastAsia="en-IN"/>
          <w14:ligatures w14:val="none"/>
        </w:rPr>
      </w:pPr>
    </w:p>
    <w:p w14:paraId="35EF186C" w14:textId="77777777" w:rsidR="00FE4208" w:rsidRPr="008123F5" w:rsidRDefault="00FE4208" w:rsidP="00FE4208">
      <w:pPr>
        <w:pStyle w:val="Heading3"/>
        <w:shd w:val="clear" w:color="auto" w:fill="FFFFFF"/>
        <w:spacing w:before="0" w:line="288" w:lineRule="atLeast"/>
        <w:textAlignment w:val="baseline"/>
        <w:rPr>
          <w:rFonts w:ascii="Georgia" w:hAnsi="Georgia"/>
          <w:sz w:val="32"/>
          <w:szCs w:val="32"/>
        </w:rPr>
      </w:pPr>
      <w:r w:rsidRPr="008123F5">
        <w:rPr>
          <w:rFonts w:ascii="Georgia" w:hAnsi="Georgia"/>
          <w:noProof/>
          <w:sz w:val="32"/>
          <w:szCs w:val="32"/>
        </w:rPr>
        <w:drawing>
          <wp:inline distT="0" distB="0" distL="0" distR="0" wp14:anchorId="2353F153" wp14:editId="1663E9C7">
            <wp:extent cx="5731510" cy="2694940"/>
            <wp:effectExtent l="0" t="0" r="2540" b="0"/>
            <wp:docPr id="1697812661" name="Picture 4" descr="Introduction to K-D Trees | Baeldung on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troduction to K-D Trees | Baeldung on Computer Sci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694940"/>
                    </a:xfrm>
                    <a:prstGeom prst="rect">
                      <a:avLst/>
                    </a:prstGeom>
                    <a:noFill/>
                    <a:ln>
                      <a:noFill/>
                    </a:ln>
                  </pic:spPr>
                </pic:pic>
              </a:graphicData>
            </a:graphic>
          </wp:inline>
        </w:drawing>
      </w:r>
      <w:r w:rsidRPr="008123F5">
        <w:rPr>
          <w:rFonts w:ascii="Georgia" w:eastAsia="Times New Roman" w:hAnsi="Georgia" w:cs="Times New Roman"/>
          <w:color w:val="54585E"/>
          <w:kern w:val="0"/>
          <w:sz w:val="32"/>
          <w:szCs w:val="32"/>
          <w:lang w:eastAsia="en-IN"/>
          <w14:ligatures w14:val="none"/>
        </w:rPr>
        <w:tab/>
      </w:r>
      <w:r w:rsidRPr="008123F5">
        <w:rPr>
          <w:rFonts w:ascii="Georgia" w:hAnsi="Georgia"/>
          <w:b/>
          <w:bCs/>
          <w:sz w:val="32"/>
          <w:szCs w:val="32"/>
        </w:rPr>
        <w:t>How is KD Tree Built?</w:t>
      </w:r>
    </w:p>
    <w:p w14:paraId="3088BB88" w14:textId="77777777" w:rsidR="00FE4208" w:rsidRPr="008123F5" w:rsidRDefault="00FE4208" w:rsidP="00FE4208">
      <w:pPr>
        <w:pStyle w:val="NormalWeb"/>
        <w:shd w:val="clear" w:color="auto" w:fill="FFFFFF"/>
        <w:spacing w:before="0" w:beforeAutospacing="0" w:after="420" w:afterAutospacing="0"/>
        <w:textAlignment w:val="baseline"/>
        <w:rPr>
          <w:rFonts w:ascii="Georgia" w:hAnsi="Georgia"/>
          <w:color w:val="54585E"/>
          <w:sz w:val="32"/>
          <w:szCs w:val="32"/>
        </w:rPr>
      </w:pPr>
      <w:r w:rsidRPr="008123F5">
        <w:rPr>
          <w:rFonts w:ascii="Georgia" w:hAnsi="Georgia"/>
          <w:color w:val="54585E"/>
          <w:sz w:val="32"/>
          <w:szCs w:val="32"/>
        </w:rPr>
        <w:t>KD tree is built by splitting training data into random dimensions. Let’s build a KD tree for 2 dimensional which has an x and y-axis.</w:t>
      </w:r>
    </w:p>
    <w:p w14:paraId="088F1126" w14:textId="77777777" w:rsidR="00FE4208" w:rsidRPr="008123F5" w:rsidRDefault="00FE4208" w:rsidP="00FE4208">
      <w:pPr>
        <w:pStyle w:val="NormalWeb"/>
        <w:shd w:val="clear" w:color="auto" w:fill="FFFFFF"/>
        <w:spacing w:before="0" w:beforeAutospacing="0" w:after="0" w:afterAutospacing="0"/>
        <w:textAlignment w:val="baseline"/>
        <w:rPr>
          <w:rFonts w:ascii="Georgia" w:hAnsi="Georgia"/>
          <w:color w:val="54585E"/>
          <w:sz w:val="32"/>
          <w:szCs w:val="32"/>
        </w:rPr>
      </w:pPr>
      <w:r w:rsidRPr="008123F5">
        <w:rPr>
          <w:rFonts w:ascii="Georgia" w:hAnsi="Georgia"/>
          <w:color w:val="54585E"/>
          <w:sz w:val="32"/>
          <w:szCs w:val="32"/>
        </w:rPr>
        <w:t>Consider training data points with 2 dimensions </w:t>
      </w:r>
      <w:r w:rsidRPr="008123F5">
        <w:rPr>
          <w:rStyle w:val="Strong"/>
          <w:rFonts w:ascii="Georgia" w:hAnsi="Georgia"/>
          <w:color w:val="54585E"/>
          <w:sz w:val="32"/>
          <w:szCs w:val="32"/>
          <w:bdr w:val="none" w:sz="0" w:space="0" w:color="auto" w:frame="1"/>
        </w:rPr>
        <w:t>(</w:t>
      </w:r>
      <w:proofErr w:type="spellStart"/>
      <w:proofErr w:type="gramStart"/>
      <w:r w:rsidRPr="008123F5">
        <w:rPr>
          <w:rStyle w:val="Strong"/>
          <w:rFonts w:ascii="Georgia" w:hAnsi="Georgia"/>
          <w:color w:val="54585E"/>
          <w:sz w:val="32"/>
          <w:szCs w:val="32"/>
          <w:bdr w:val="none" w:sz="0" w:space="0" w:color="auto" w:frame="1"/>
        </w:rPr>
        <w:t>x,y</w:t>
      </w:r>
      <w:proofErr w:type="spellEnd"/>
      <w:proofErr w:type="gramEnd"/>
      <w:r w:rsidRPr="008123F5">
        <w:rPr>
          <w:rStyle w:val="Strong"/>
          <w:rFonts w:ascii="Georgia" w:hAnsi="Georgia"/>
          <w:color w:val="54585E"/>
          <w:sz w:val="32"/>
          <w:szCs w:val="32"/>
          <w:bdr w:val="none" w:sz="0" w:space="0" w:color="auto" w:frame="1"/>
        </w:rPr>
        <w:t>) – (1,9), (2,3), (4,1), (3,7), (5,4), (6,8),(7,2), (8,8), (7,9), (9,6).</w:t>
      </w:r>
      <w:r w:rsidRPr="008123F5">
        <w:rPr>
          <w:rFonts w:ascii="Georgia" w:hAnsi="Georgia"/>
          <w:color w:val="54585E"/>
          <w:sz w:val="32"/>
          <w:szCs w:val="32"/>
        </w:rPr>
        <w:t> Below are the steps to divide the space into multiple parts using KD Tree.</w:t>
      </w:r>
    </w:p>
    <w:p w14:paraId="73918FE1" w14:textId="77777777" w:rsidR="00FE4208" w:rsidRPr="008123F5" w:rsidRDefault="00FE4208" w:rsidP="00FE4208">
      <w:pPr>
        <w:numPr>
          <w:ilvl w:val="0"/>
          <w:numId w:val="22"/>
        </w:numPr>
        <w:shd w:val="clear" w:color="auto" w:fill="FFFFFF"/>
        <w:spacing w:after="0" w:line="240" w:lineRule="auto"/>
        <w:ind w:left="1440"/>
        <w:textAlignment w:val="baseline"/>
        <w:rPr>
          <w:rFonts w:ascii="Georgia" w:hAnsi="Georgia"/>
          <w:color w:val="54585E"/>
          <w:sz w:val="32"/>
          <w:szCs w:val="32"/>
        </w:rPr>
      </w:pPr>
      <w:r w:rsidRPr="008123F5">
        <w:rPr>
          <w:rStyle w:val="Strong"/>
          <w:rFonts w:ascii="Georgia" w:hAnsi="Georgia"/>
          <w:color w:val="54585E"/>
          <w:sz w:val="32"/>
          <w:szCs w:val="32"/>
          <w:bdr w:val="none" w:sz="0" w:space="0" w:color="auto" w:frame="1"/>
        </w:rPr>
        <w:t>Pick a random dimension.</w:t>
      </w:r>
      <w:r w:rsidRPr="008123F5">
        <w:rPr>
          <w:rFonts w:ascii="Georgia" w:hAnsi="Georgia"/>
          <w:b/>
          <w:bCs/>
          <w:color w:val="54585E"/>
          <w:sz w:val="32"/>
          <w:szCs w:val="32"/>
          <w:bdr w:val="none" w:sz="0" w:space="0" w:color="auto" w:frame="1"/>
        </w:rPr>
        <w:br/>
      </w:r>
      <w:r w:rsidRPr="008123F5">
        <w:rPr>
          <w:rFonts w:ascii="Georgia" w:hAnsi="Georgia"/>
          <w:color w:val="54585E"/>
          <w:sz w:val="32"/>
          <w:szCs w:val="32"/>
        </w:rPr>
        <w:t>Let us select x dimension, x data points are 1,2,4,3,5,6,7,8,7,9.</w:t>
      </w:r>
    </w:p>
    <w:p w14:paraId="3249A9F8" w14:textId="77777777" w:rsidR="00FE4208" w:rsidRPr="008123F5" w:rsidRDefault="00FE4208" w:rsidP="00FE4208">
      <w:pPr>
        <w:numPr>
          <w:ilvl w:val="0"/>
          <w:numId w:val="22"/>
        </w:numPr>
        <w:shd w:val="clear" w:color="auto" w:fill="FFFFFF"/>
        <w:spacing w:after="0" w:line="240" w:lineRule="auto"/>
        <w:ind w:left="1440"/>
        <w:textAlignment w:val="baseline"/>
        <w:rPr>
          <w:rFonts w:ascii="Georgia" w:hAnsi="Georgia"/>
          <w:color w:val="54585E"/>
          <w:sz w:val="32"/>
          <w:szCs w:val="32"/>
        </w:rPr>
      </w:pPr>
      <w:r w:rsidRPr="008123F5">
        <w:rPr>
          <w:rStyle w:val="Strong"/>
          <w:rFonts w:ascii="Georgia" w:hAnsi="Georgia"/>
          <w:color w:val="54585E"/>
          <w:sz w:val="32"/>
          <w:szCs w:val="32"/>
          <w:bdr w:val="none" w:sz="0" w:space="0" w:color="auto" w:frame="1"/>
        </w:rPr>
        <w:t>Find the median</w:t>
      </w:r>
      <w:r w:rsidRPr="008123F5">
        <w:rPr>
          <w:rFonts w:ascii="Georgia" w:hAnsi="Georgia"/>
          <w:b/>
          <w:bCs/>
          <w:color w:val="54585E"/>
          <w:sz w:val="32"/>
          <w:szCs w:val="32"/>
          <w:bdr w:val="none" w:sz="0" w:space="0" w:color="auto" w:frame="1"/>
        </w:rPr>
        <w:br/>
      </w:r>
      <w:r w:rsidRPr="008123F5">
        <w:rPr>
          <w:rFonts w:ascii="Georgia" w:hAnsi="Georgia"/>
          <w:color w:val="54585E"/>
          <w:sz w:val="32"/>
          <w:szCs w:val="32"/>
        </w:rPr>
        <w:t>Sort the above data 1,2,3,4,5,6,7,7,8,9. Find the middle value which is 6. The median of these points is 6.</w:t>
      </w:r>
    </w:p>
    <w:p w14:paraId="4F0A530E" w14:textId="77777777" w:rsidR="00FE4208" w:rsidRDefault="00FE4208" w:rsidP="00FE4208">
      <w:pPr>
        <w:numPr>
          <w:ilvl w:val="0"/>
          <w:numId w:val="22"/>
        </w:numPr>
        <w:shd w:val="clear" w:color="auto" w:fill="FFFFFF"/>
        <w:spacing w:after="0" w:line="240" w:lineRule="auto"/>
        <w:ind w:left="1440"/>
        <w:textAlignment w:val="baseline"/>
        <w:rPr>
          <w:rFonts w:ascii="Georgia" w:hAnsi="Georgia"/>
          <w:color w:val="54585E"/>
          <w:sz w:val="32"/>
          <w:szCs w:val="32"/>
        </w:rPr>
      </w:pPr>
      <w:r w:rsidRPr="008123F5">
        <w:rPr>
          <w:rStyle w:val="Strong"/>
          <w:rFonts w:ascii="Georgia" w:hAnsi="Georgia"/>
          <w:color w:val="54585E"/>
          <w:sz w:val="32"/>
          <w:szCs w:val="32"/>
          <w:bdr w:val="none" w:sz="0" w:space="0" w:color="auto" w:frame="1"/>
        </w:rPr>
        <w:t>Split the data into approximately equal halves.</w:t>
      </w:r>
      <w:r w:rsidRPr="008123F5">
        <w:rPr>
          <w:rFonts w:ascii="Georgia" w:hAnsi="Georgia"/>
          <w:b/>
          <w:bCs/>
          <w:color w:val="54585E"/>
          <w:sz w:val="32"/>
          <w:szCs w:val="32"/>
          <w:bdr w:val="none" w:sz="0" w:space="0" w:color="auto" w:frame="1"/>
        </w:rPr>
        <w:br/>
      </w:r>
      <w:r w:rsidRPr="008123F5">
        <w:rPr>
          <w:rFonts w:ascii="Georgia" w:hAnsi="Georgia"/>
          <w:color w:val="54585E"/>
          <w:sz w:val="32"/>
          <w:szCs w:val="32"/>
        </w:rPr>
        <w:t>Split the data on the x-axis.</w:t>
      </w:r>
    </w:p>
    <w:p w14:paraId="0B0344F9" w14:textId="77777777" w:rsidR="00106780" w:rsidRDefault="00106780" w:rsidP="00106780">
      <w:pPr>
        <w:shd w:val="clear" w:color="auto" w:fill="FFFFFF"/>
        <w:spacing w:after="0" w:line="240" w:lineRule="auto"/>
        <w:textAlignment w:val="baseline"/>
        <w:rPr>
          <w:rFonts w:ascii="Georgia" w:hAnsi="Georgia"/>
          <w:color w:val="54585E"/>
          <w:sz w:val="32"/>
          <w:szCs w:val="32"/>
        </w:rPr>
      </w:pPr>
    </w:p>
    <w:p w14:paraId="35FF0190" w14:textId="77777777" w:rsidR="00106780" w:rsidRDefault="00106780" w:rsidP="00106780">
      <w:pPr>
        <w:shd w:val="clear" w:color="auto" w:fill="FFFFFF"/>
        <w:spacing w:after="0" w:line="240" w:lineRule="auto"/>
        <w:textAlignment w:val="baseline"/>
        <w:rPr>
          <w:rFonts w:ascii="Georgia" w:hAnsi="Georgia"/>
          <w:color w:val="54585E"/>
          <w:sz w:val="32"/>
          <w:szCs w:val="32"/>
        </w:rPr>
      </w:pPr>
    </w:p>
    <w:p w14:paraId="79A13710" w14:textId="77777777" w:rsidR="00106780" w:rsidRDefault="00106780" w:rsidP="00106780">
      <w:pPr>
        <w:shd w:val="clear" w:color="auto" w:fill="FFFFFF"/>
        <w:spacing w:after="0" w:line="240" w:lineRule="auto"/>
        <w:textAlignment w:val="baseline"/>
        <w:rPr>
          <w:rFonts w:ascii="Georgia" w:hAnsi="Georgia"/>
          <w:color w:val="54585E"/>
          <w:sz w:val="32"/>
          <w:szCs w:val="32"/>
        </w:rPr>
      </w:pPr>
    </w:p>
    <w:p w14:paraId="45D93522" w14:textId="77777777" w:rsidR="00106780" w:rsidRDefault="00106780" w:rsidP="00106780">
      <w:pPr>
        <w:shd w:val="clear" w:color="auto" w:fill="FFFFFF"/>
        <w:spacing w:after="0" w:line="240" w:lineRule="auto"/>
        <w:textAlignment w:val="baseline"/>
        <w:rPr>
          <w:rFonts w:ascii="Georgia" w:hAnsi="Georgia"/>
          <w:color w:val="54585E"/>
          <w:sz w:val="32"/>
          <w:szCs w:val="32"/>
        </w:rPr>
      </w:pPr>
    </w:p>
    <w:p w14:paraId="58AF564B" w14:textId="77777777" w:rsidR="00106780" w:rsidRPr="008123F5" w:rsidRDefault="00106780" w:rsidP="00106780">
      <w:pPr>
        <w:shd w:val="clear" w:color="auto" w:fill="FFFFFF"/>
        <w:spacing w:after="0" w:line="240" w:lineRule="auto"/>
        <w:textAlignment w:val="baseline"/>
        <w:rPr>
          <w:rFonts w:ascii="Georgia" w:hAnsi="Georgia"/>
          <w:color w:val="54585E"/>
          <w:sz w:val="32"/>
          <w:szCs w:val="32"/>
        </w:rPr>
      </w:pPr>
    </w:p>
    <w:p w14:paraId="5A211042" w14:textId="48200CC1" w:rsidR="00FE4208" w:rsidRPr="008123F5" w:rsidRDefault="00FE4208" w:rsidP="00FE4208">
      <w:pPr>
        <w:numPr>
          <w:ilvl w:val="0"/>
          <w:numId w:val="22"/>
        </w:numPr>
        <w:shd w:val="clear" w:color="auto" w:fill="FFFFFF"/>
        <w:spacing w:after="0" w:line="240" w:lineRule="auto"/>
        <w:ind w:left="1440"/>
        <w:textAlignment w:val="baseline"/>
        <w:rPr>
          <w:rFonts w:ascii="Georgia" w:hAnsi="Georgia"/>
          <w:color w:val="54585E"/>
          <w:sz w:val="32"/>
          <w:szCs w:val="32"/>
        </w:rPr>
      </w:pPr>
      <w:r w:rsidRPr="008123F5">
        <w:rPr>
          <w:rStyle w:val="Strong"/>
          <w:rFonts w:ascii="Georgia" w:hAnsi="Georgia"/>
          <w:color w:val="54585E"/>
          <w:sz w:val="32"/>
          <w:szCs w:val="32"/>
          <w:bdr w:val="none" w:sz="0" w:space="0" w:color="auto" w:frame="1"/>
        </w:rPr>
        <w:lastRenderedPageBreak/>
        <w:t>Repeat the above three steps</w:t>
      </w:r>
      <w:r w:rsidRPr="008123F5">
        <w:rPr>
          <w:rFonts w:ascii="Georgia" w:hAnsi="Georgia"/>
          <w:b/>
          <w:bCs/>
          <w:color w:val="54585E"/>
          <w:sz w:val="32"/>
          <w:szCs w:val="32"/>
          <w:bdr w:val="none" w:sz="0" w:space="0" w:color="auto" w:frame="1"/>
        </w:rPr>
        <w:br/>
      </w:r>
      <w:r w:rsidRPr="008123F5">
        <w:rPr>
          <w:rFonts w:ascii="Georgia" w:hAnsi="Georgia"/>
          <w:color w:val="54585E"/>
          <w:sz w:val="32"/>
          <w:szCs w:val="32"/>
        </w:rPr>
        <w:t>In the next iteration, the other dimension y is selected, its median is found and data is again split. The second and third step is repeated to divide the space into multiple parts. In the below graph, you can see that the space is first divided on x=6 and then on y=4, and y=8.</w:t>
      </w:r>
      <w:r w:rsidRPr="008123F5">
        <w:rPr>
          <w:rFonts w:ascii="Georgia" w:hAnsi="Georgia"/>
          <w:noProof/>
          <w:color w:val="54585E"/>
          <w:sz w:val="32"/>
          <w:szCs w:val="32"/>
        </w:rPr>
        <w:drawing>
          <wp:inline distT="0" distB="0" distL="0" distR="0" wp14:anchorId="1CE8C796" wp14:editId="22D107AC">
            <wp:extent cx="2857500" cy="1438275"/>
            <wp:effectExtent l="0" t="0" r="0" b="9525"/>
            <wp:docPr id="18289734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7500" cy="1438275"/>
                    </a:xfrm>
                    <a:prstGeom prst="rect">
                      <a:avLst/>
                    </a:prstGeom>
                    <a:noFill/>
                    <a:ln>
                      <a:noFill/>
                    </a:ln>
                  </pic:spPr>
                </pic:pic>
              </a:graphicData>
            </a:graphic>
          </wp:inline>
        </w:drawing>
      </w:r>
    </w:p>
    <w:p w14:paraId="41799B74" w14:textId="10603ECD" w:rsidR="00FE4208" w:rsidRPr="008123F5" w:rsidRDefault="00FE4208" w:rsidP="00FE4208">
      <w:pPr>
        <w:pStyle w:val="NormalWeb"/>
        <w:shd w:val="clear" w:color="auto" w:fill="FFFFFF"/>
        <w:spacing w:before="0" w:beforeAutospacing="0" w:after="420" w:afterAutospacing="0"/>
        <w:ind w:left="1440"/>
        <w:textAlignment w:val="baseline"/>
        <w:rPr>
          <w:rFonts w:ascii="Georgia" w:hAnsi="Georgia"/>
          <w:color w:val="54585E"/>
          <w:sz w:val="32"/>
          <w:szCs w:val="32"/>
        </w:rPr>
      </w:pPr>
      <w:r w:rsidRPr="008123F5">
        <w:rPr>
          <w:rFonts w:ascii="Georgia" w:hAnsi="Georgia"/>
          <w:noProof/>
          <w:color w:val="54585E"/>
          <w:sz w:val="32"/>
          <w:szCs w:val="32"/>
        </w:rPr>
        <w:drawing>
          <wp:inline distT="0" distB="0" distL="0" distR="0" wp14:anchorId="293D7646" wp14:editId="6E676A27">
            <wp:extent cx="3600450" cy="3667125"/>
            <wp:effectExtent l="0" t="0" r="0" b="9525"/>
            <wp:docPr id="235127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0450" cy="3667125"/>
                    </a:xfrm>
                    <a:prstGeom prst="rect">
                      <a:avLst/>
                    </a:prstGeom>
                    <a:noFill/>
                    <a:ln>
                      <a:noFill/>
                    </a:ln>
                  </pic:spPr>
                </pic:pic>
              </a:graphicData>
            </a:graphic>
          </wp:inline>
        </w:drawing>
      </w:r>
    </w:p>
    <w:p w14:paraId="0BEEFC82" w14:textId="714D850F" w:rsidR="00FE4208" w:rsidRPr="008123F5" w:rsidRDefault="00FE4208" w:rsidP="00FE4208">
      <w:pPr>
        <w:shd w:val="clear" w:color="auto" w:fill="FFFFFF"/>
        <w:spacing w:after="0" w:line="240" w:lineRule="auto"/>
        <w:ind w:left="360"/>
        <w:textAlignment w:val="baseline"/>
        <w:rPr>
          <w:rFonts w:ascii="Georgia" w:eastAsia="Times New Roman" w:hAnsi="Georgia" w:cs="Times New Roman"/>
          <w:color w:val="54585E"/>
          <w:kern w:val="0"/>
          <w:sz w:val="32"/>
          <w:szCs w:val="32"/>
          <w:lang w:eastAsia="en-IN"/>
          <w14:ligatures w14:val="none"/>
        </w:rPr>
      </w:pPr>
    </w:p>
    <w:p w14:paraId="71F61536" w14:textId="77777777" w:rsidR="00FE4208" w:rsidRPr="008123F5" w:rsidRDefault="00FE4208" w:rsidP="00FE4208">
      <w:pPr>
        <w:shd w:val="clear" w:color="auto" w:fill="FFFFFF"/>
        <w:spacing w:after="0" w:line="240" w:lineRule="auto"/>
        <w:ind w:left="360"/>
        <w:textAlignment w:val="baseline"/>
        <w:rPr>
          <w:rFonts w:ascii="Georgia" w:eastAsia="Times New Roman" w:hAnsi="Georgia" w:cs="Times New Roman"/>
          <w:color w:val="54585E"/>
          <w:kern w:val="0"/>
          <w:sz w:val="32"/>
          <w:szCs w:val="32"/>
          <w:lang w:eastAsia="en-IN"/>
          <w14:ligatures w14:val="none"/>
        </w:rPr>
      </w:pPr>
    </w:p>
    <w:p w14:paraId="29F46126" w14:textId="77777777" w:rsidR="00FE4208" w:rsidRPr="008123F5" w:rsidRDefault="00FE4208" w:rsidP="00FE4208">
      <w:pPr>
        <w:pStyle w:val="Heading2"/>
        <w:shd w:val="clear" w:color="auto" w:fill="FFFFFF"/>
        <w:spacing w:before="0" w:line="300" w:lineRule="atLeast"/>
        <w:textAlignment w:val="baseline"/>
        <w:rPr>
          <w:rFonts w:ascii="Georgia" w:hAnsi="Georgia"/>
          <w:sz w:val="32"/>
          <w:szCs w:val="32"/>
        </w:rPr>
      </w:pPr>
      <w:r w:rsidRPr="008123F5">
        <w:rPr>
          <w:rFonts w:ascii="Georgia" w:hAnsi="Georgia"/>
          <w:sz w:val="32"/>
          <w:szCs w:val="32"/>
        </w:rPr>
        <w:t>Ball Tree – KNN Algorithm</w:t>
      </w:r>
    </w:p>
    <w:p w14:paraId="1F3FAF18" w14:textId="77777777" w:rsidR="00FE4208" w:rsidRPr="008123F5" w:rsidRDefault="00FE4208" w:rsidP="00FE4208">
      <w:pPr>
        <w:pStyle w:val="NormalWeb"/>
        <w:shd w:val="clear" w:color="auto" w:fill="FFFFFF"/>
        <w:spacing w:before="0" w:beforeAutospacing="0" w:after="420" w:afterAutospacing="0"/>
        <w:textAlignment w:val="baseline"/>
        <w:rPr>
          <w:rFonts w:ascii="Georgia" w:hAnsi="Georgia"/>
          <w:color w:val="54585E"/>
          <w:sz w:val="32"/>
          <w:szCs w:val="32"/>
        </w:rPr>
      </w:pPr>
      <w:r w:rsidRPr="008123F5">
        <w:rPr>
          <w:rFonts w:ascii="Georgia" w:hAnsi="Georgia"/>
          <w:color w:val="54585E"/>
          <w:sz w:val="32"/>
          <w:szCs w:val="32"/>
        </w:rPr>
        <w:t>Similar to KD Tree, in the Ball Tree the total space of training data is divided into multiple balls (circular blocks), and the distance of testing data is calculated only with the training points in that block instead of calculating with all the training data points.</w:t>
      </w:r>
    </w:p>
    <w:p w14:paraId="692CFFB6" w14:textId="77777777" w:rsidR="00FE4208" w:rsidRPr="008123F5" w:rsidRDefault="00FE4208" w:rsidP="00FE4208">
      <w:pPr>
        <w:pStyle w:val="Heading3"/>
        <w:shd w:val="clear" w:color="auto" w:fill="FFFFFF"/>
        <w:spacing w:before="0" w:line="288" w:lineRule="atLeast"/>
        <w:textAlignment w:val="baseline"/>
        <w:rPr>
          <w:rFonts w:ascii="Georgia" w:hAnsi="Georgia"/>
          <w:color w:val="auto"/>
          <w:sz w:val="32"/>
          <w:szCs w:val="32"/>
        </w:rPr>
      </w:pPr>
      <w:r w:rsidRPr="008123F5">
        <w:rPr>
          <w:rFonts w:ascii="Georgia" w:hAnsi="Georgia"/>
          <w:b/>
          <w:bCs/>
          <w:sz w:val="32"/>
          <w:szCs w:val="32"/>
        </w:rPr>
        <w:lastRenderedPageBreak/>
        <w:t>How is Ball Tree Built?</w:t>
      </w:r>
    </w:p>
    <w:p w14:paraId="7E5ADAB4" w14:textId="77777777" w:rsidR="00FE4208" w:rsidRPr="008123F5" w:rsidRDefault="00FE4208" w:rsidP="00FE4208">
      <w:pPr>
        <w:pStyle w:val="NormalWeb"/>
        <w:shd w:val="clear" w:color="auto" w:fill="FFFFFF"/>
        <w:spacing w:before="0" w:beforeAutospacing="0" w:after="420" w:afterAutospacing="0"/>
        <w:textAlignment w:val="baseline"/>
        <w:rPr>
          <w:rFonts w:ascii="Georgia" w:hAnsi="Georgia"/>
          <w:color w:val="54585E"/>
          <w:sz w:val="32"/>
          <w:szCs w:val="32"/>
        </w:rPr>
      </w:pPr>
      <w:r w:rsidRPr="008123F5">
        <w:rPr>
          <w:rFonts w:ascii="Georgia" w:hAnsi="Georgia"/>
          <w:color w:val="54585E"/>
          <w:sz w:val="32"/>
          <w:szCs w:val="32"/>
        </w:rPr>
        <w:t>Ball Tree is built by splitting the complete space into multiple smaller circular blocks.</w:t>
      </w:r>
    </w:p>
    <w:p w14:paraId="7E8539AD" w14:textId="77777777" w:rsidR="00FE4208" w:rsidRPr="008123F5" w:rsidRDefault="00FE4208" w:rsidP="00FE4208">
      <w:pPr>
        <w:pStyle w:val="NormalWeb"/>
        <w:shd w:val="clear" w:color="auto" w:fill="FFFFFF"/>
        <w:spacing w:before="0" w:beforeAutospacing="0" w:after="0" w:afterAutospacing="0"/>
        <w:textAlignment w:val="baseline"/>
        <w:rPr>
          <w:rFonts w:ascii="Georgia" w:hAnsi="Georgia"/>
          <w:color w:val="54585E"/>
          <w:sz w:val="32"/>
          <w:szCs w:val="32"/>
        </w:rPr>
      </w:pPr>
      <w:r w:rsidRPr="008123F5">
        <w:rPr>
          <w:rFonts w:ascii="Georgia" w:hAnsi="Georgia"/>
          <w:color w:val="54585E"/>
          <w:sz w:val="32"/>
          <w:szCs w:val="32"/>
        </w:rPr>
        <w:t>Consider training data with two-dimensional data </w:t>
      </w:r>
      <w:r w:rsidRPr="008123F5">
        <w:rPr>
          <w:rStyle w:val="Strong"/>
          <w:rFonts w:ascii="Georgia" w:hAnsi="Georgia"/>
          <w:color w:val="54585E"/>
          <w:sz w:val="32"/>
          <w:szCs w:val="32"/>
          <w:bdr w:val="none" w:sz="0" w:space="0" w:color="auto" w:frame="1"/>
        </w:rPr>
        <w:t>(</w:t>
      </w:r>
      <w:proofErr w:type="spellStart"/>
      <w:proofErr w:type="gramStart"/>
      <w:r w:rsidRPr="008123F5">
        <w:rPr>
          <w:rStyle w:val="Strong"/>
          <w:rFonts w:ascii="Georgia" w:hAnsi="Georgia"/>
          <w:color w:val="54585E"/>
          <w:sz w:val="32"/>
          <w:szCs w:val="32"/>
          <w:bdr w:val="none" w:sz="0" w:space="0" w:color="auto" w:frame="1"/>
        </w:rPr>
        <w:t>x,y</w:t>
      </w:r>
      <w:proofErr w:type="spellEnd"/>
      <w:proofErr w:type="gramEnd"/>
      <w:r w:rsidRPr="008123F5">
        <w:rPr>
          <w:rStyle w:val="Strong"/>
          <w:rFonts w:ascii="Georgia" w:hAnsi="Georgia"/>
          <w:color w:val="54585E"/>
          <w:sz w:val="32"/>
          <w:szCs w:val="32"/>
          <w:bdr w:val="none" w:sz="0" w:space="0" w:color="auto" w:frame="1"/>
        </w:rPr>
        <w:t>) – (1,2), (2,6), (3,4), (5,6), (7,8), (8,3).</w:t>
      </w:r>
      <w:r w:rsidRPr="008123F5">
        <w:rPr>
          <w:rFonts w:ascii="Georgia" w:hAnsi="Georgia"/>
          <w:color w:val="54585E"/>
          <w:sz w:val="32"/>
          <w:szCs w:val="32"/>
        </w:rPr>
        <w:t> Plot it on a graph. Below are the steps to divide the space into multiple parts using the Ball Tree.</w:t>
      </w:r>
    </w:p>
    <w:p w14:paraId="58029FA7" w14:textId="209BFD84" w:rsidR="00FE4208" w:rsidRPr="008123F5" w:rsidRDefault="00FE4208" w:rsidP="00FE4208">
      <w:pPr>
        <w:numPr>
          <w:ilvl w:val="0"/>
          <w:numId w:val="23"/>
        </w:numPr>
        <w:shd w:val="clear" w:color="auto" w:fill="FFFFFF"/>
        <w:spacing w:after="0" w:line="240" w:lineRule="auto"/>
        <w:ind w:left="1440"/>
        <w:textAlignment w:val="baseline"/>
        <w:rPr>
          <w:rFonts w:ascii="Georgia" w:hAnsi="Georgia"/>
          <w:color w:val="54585E"/>
          <w:sz w:val="32"/>
          <w:szCs w:val="32"/>
        </w:rPr>
      </w:pPr>
      <w:r w:rsidRPr="008123F5">
        <w:rPr>
          <w:rStyle w:val="Strong"/>
          <w:rFonts w:ascii="Georgia" w:hAnsi="Georgia"/>
          <w:color w:val="54585E"/>
          <w:sz w:val="32"/>
          <w:szCs w:val="32"/>
          <w:bdr w:val="none" w:sz="0" w:space="0" w:color="auto" w:frame="1"/>
        </w:rPr>
        <w:t>Select a random data point (5,6).</w:t>
      </w:r>
      <w:r w:rsidRPr="008123F5">
        <w:rPr>
          <w:rFonts w:ascii="Georgia" w:hAnsi="Georgia"/>
          <w:color w:val="54585E"/>
          <w:sz w:val="32"/>
          <w:szCs w:val="32"/>
        </w:rPr>
        <w:br/>
      </w:r>
      <w:r w:rsidRPr="008123F5">
        <w:rPr>
          <w:rFonts w:ascii="Georgia" w:hAnsi="Georgia"/>
          <w:noProof/>
          <w:color w:val="54585E"/>
          <w:sz w:val="32"/>
          <w:szCs w:val="32"/>
        </w:rPr>
        <mc:AlternateContent>
          <mc:Choice Requires="wps">
            <w:drawing>
              <wp:inline distT="0" distB="0" distL="0" distR="0" wp14:anchorId="427E5D36" wp14:editId="644E0829">
                <wp:extent cx="5248275" cy="4924425"/>
                <wp:effectExtent l="0" t="0" r="0" b="0"/>
                <wp:docPr id="158974199" name="Rectangle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248275" cy="4924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AECAD9" id="Rectangle 18" o:spid="_x0000_s1026" style="width:413.25pt;height:38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" filled="f" stroked="f">
                <o:lock v:ext="edit" aspectratio="t"/>
                <w10:anchorlock/>
              </v:rect>
            </w:pict>
          </mc:Fallback>
        </mc:AlternateContent>
      </w:r>
    </w:p>
    <w:p w14:paraId="77B3A29B" w14:textId="6A5480A1" w:rsidR="00FE4208" w:rsidRPr="008123F5" w:rsidRDefault="00FE4208" w:rsidP="00FE4208">
      <w:pPr>
        <w:numPr>
          <w:ilvl w:val="0"/>
          <w:numId w:val="23"/>
        </w:numPr>
        <w:shd w:val="clear" w:color="auto" w:fill="FFFFFF"/>
        <w:spacing w:after="0" w:line="240" w:lineRule="auto"/>
        <w:ind w:left="1440"/>
        <w:textAlignment w:val="baseline"/>
        <w:rPr>
          <w:rFonts w:ascii="Georgia" w:hAnsi="Georgia"/>
          <w:color w:val="54585E"/>
          <w:sz w:val="32"/>
          <w:szCs w:val="32"/>
        </w:rPr>
      </w:pPr>
      <w:r w:rsidRPr="008123F5">
        <w:rPr>
          <w:rStyle w:val="Strong"/>
          <w:rFonts w:ascii="Georgia" w:hAnsi="Georgia"/>
          <w:color w:val="54585E"/>
          <w:sz w:val="32"/>
          <w:szCs w:val="32"/>
          <w:bdr w:val="none" w:sz="0" w:space="0" w:color="auto" w:frame="1"/>
        </w:rPr>
        <w:lastRenderedPageBreak/>
        <w:t>Find a point farthest to that point (1,2).</w:t>
      </w:r>
      <w:r w:rsidRPr="008123F5">
        <w:rPr>
          <w:rFonts w:ascii="Georgia" w:hAnsi="Georgia"/>
          <w:color w:val="54585E"/>
          <w:sz w:val="32"/>
          <w:szCs w:val="32"/>
        </w:rPr>
        <w:br/>
      </w:r>
      <w:r w:rsidRPr="008123F5">
        <w:rPr>
          <w:rFonts w:ascii="Georgia" w:hAnsi="Georgia"/>
          <w:noProof/>
          <w:color w:val="54585E"/>
          <w:sz w:val="32"/>
          <w:szCs w:val="32"/>
        </w:rPr>
        <w:drawing>
          <wp:inline distT="0" distB="0" distL="0" distR="0" wp14:anchorId="04CAA674" wp14:editId="542A0025">
            <wp:extent cx="5162550" cy="5143500"/>
            <wp:effectExtent l="0" t="0" r="0" b="0"/>
            <wp:docPr id="200375940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62550" cy="5143500"/>
                    </a:xfrm>
                    <a:prstGeom prst="rect">
                      <a:avLst/>
                    </a:prstGeom>
                    <a:noFill/>
                    <a:ln>
                      <a:noFill/>
                    </a:ln>
                  </pic:spPr>
                </pic:pic>
              </a:graphicData>
            </a:graphic>
          </wp:inline>
        </w:drawing>
      </w:r>
    </w:p>
    <w:p w14:paraId="41720573" w14:textId="2B78990A" w:rsidR="00FE4208" w:rsidRPr="008123F5" w:rsidRDefault="00FE4208" w:rsidP="00FE4208">
      <w:pPr>
        <w:numPr>
          <w:ilvl w:val="0"/>
          <w:numId w:val="23"/>
        </w:numPr>
        <w:shd w:val="clear" w:color="auto" w:fill="FFFFFF"/>
        <w:spacing w:after="0" w:line="240" w:lineRule="auto"/>
        <w:ind w:left="1440"/>
        <w:textAlignment w:val="baseline"/>
        <w:rPr>
          <w:rFonts w:ascii="Georgia" w:hAnsi="Georgia"/>
          <w:color w:val="54585E"/>
          <w:sz w:val="32"/>
          <w:szCs w:val="32"/>
        </w:rPr>
      </w:pPr>
      <w:proofErr w:type="gramStart"/>
      <w:r w:rsidRPr="008123F5">
        <w:rPr>
          <w:rStyle w:val="Strong"/>
          <w:rFonts w:ascii="Georgia" w:hAnsi="Georgia"/>
          <w:color w:val="54585E"/>
          <w:sz w:val="32"/>
          <w:szCs w:val="32"/>
          <w:bdr w:val="none" w:sz="0" w:space="0" w:color="auto" w:frame="1"/>
        </w:rPr>
        <w:t>Again</w:t>
      </w:r>
      <w:proofErr w:type="gramEnd"/>
      <w:r w:rsidRPr="008123F5">
        <w:rPr>
          <w:rStyle w:val="Strong"/>
          <w:rFonts w:ascii="Georgia" w:hAnsi="Georgia"/>
          <w:color w:val="54585E"/>
          <w:sz w:val="32"/>
          <w:szCs w:val="32"/>
          <w:bdr w:val="none" w:sz="0" w:space="0" w:color="auto" w:frame="1"/>
        </w:rPr>
        <w:t xml:space="preserve"> find the farthest point to the current point (7,8).</w:t>
      </w:r>
      <w:r w:rsidRPr="008123F5">
        <w:rPr>
          <w:rFonts w:ascii="Georgia" w:hAnsi="Georgia"/>
          <w:color w:val="54585E"/>
          <w:sz w:val="32"/>
          <w:szCs w:val="32"/>
        </w:rPr>
        <w:br/>
      </w:r>
      <w:r w:rsidRPr="008123F5">
        <w:rPr>
          <w:rFonts w:ascii="Georgia" w:hAnsi="Georgia"/>
          <w:noProof/>
          <w:color w:val="54585E"/>
          <w:sz w:val="32"/>
          <w:szCs w:val="32"/>
        </w:rPr>
        <w:drawing>
          <wp:inline distT="0" distB="0" distL="0" distR="0" wp14:anchorId="6D606EB4" wp14:editId="183B0697">
            <wp:extent cx="2857500" cy="2809875"/>
            <wp:effectExtent l="0" t="0" r="0" b="9525"/>
            <wp:docPr id="5402656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7500" cy="2809875"/>
                    </a:xfrm>
                    <a:prstGeom prst="rect">
                      <a:avLst/>
                    </a:prstGeom>
                    <a:noFill/>
                    <a:ln>
                      <a:noFill/>
                    </a:ln>
                  </pic:spPr>
                </pic:pic>
              </a:graphicData>
            </a:graphic>
          </wp:inline>
        </w:drawing>
      </w:r>
    </w:p>
    <w:p w14:paraId="4E47F168" w14:textId="52F82ED5" w:rsidR="00FE4208" w:rsidRPr="008123F5" w:rsidRDefault="00FE4208" w:rsidP="00FE4208">
      <w:pPr>
        <w:numPr>
          <w:ilvl w:val="0"/>
          <w:numId w:val="23"/>
        </w:numPr>
        <w:shd w:val="clear" w:color="auto" w:fill="FFFFFF"/>
        <w:spacing w:after="0" w:line="240" w:lineRule="auto"/>
        <w:ind w:left="1440"/>
        <w:textAlignment w:val="baseline"/>
        <w:rPr>
          <w:rFonts w:ascii="Georgia" w:hAnsi="Georgia"/>
          <w:color w:val="54585E"/>
          <w:sz w:val="32"/>
          <w:szCs w:val="32"/>
        </w:rPr>
      </w:pPr>
      <w:r w:rsidRPr="008123F5">
        <w:rPr>
          <w:rStyle w:val="Strong"/>
          <w:rFonts w:ascii="Georgia" w:hAnsi="Georgia"/>
          <w:color w:val="54585E"/>
          <w:sz w:val="32"/>
          <w:szCs w:val="32"/>
          <w:bdr w:val="none" w:sz="0" w:space="0" w:color="auto" w:frame="1"/>
        </w:rPr>
        <w:lastRenderedPageBreak/>
        <w:t>Project all the points on the line joining the farthest points.</w:t>
      </w:r>
      <w:r w:rsidRPr="008123F5">
        <w:rPr>
          <w:rFonts w:ascii="Georgia" w:hAnsi="Georgia"/>
          <w:color w:val="54585E"/>
          <w:sz w:val="32"/>
          <w:szCs w:val="32"/>
        </w:rPr>
        <w:br/>
      </w:r>
      <w:r w:rsidRPr="008123F5">
        <w:rPr>
          <w:rFonts w:ascii="Georgia" w:hAnsi="Georgia"/>
          <w:noProof/>
          <w:color w:val="54585E"/>
          <w:sz w:val="32"/>
          <w:szCs w:val="32"/>
        </w:rPr>
        <w:drawing>
          <wp:inline distT="0" distB="0" distL="0" distR="0" wp14:anchorId="2783E2EF" wp14:editId="2CD06D27">
            <wp:extent cx="5600700" cy="5172075"/>
            <wp:effectExtent l="0" t="0" r="0" b="9525"/>
            <wp:docPr id="204226467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0700" cy="5172075"/>
                    </a:xfrm>
                    <a:prstGeom prst="rect">
                      <a:avLst/>
                    </a:prstGeom>
                    <a:noFill/>
                    <a:ln>
                      <a:noFill/>
                    </a:ln>
                  </pic:spPr>
                </pic:pic>
              </a:graphicData>
            </a:graphic>
          </wp:inline>
        </w:drawing>
      </w:r>
    </w:p>
    <w:p w14:paraId="3904FA73" w14:textId="753558D2" w:rsidR="00FE4208" w:rsidRPr="008123F5" w:rsidRDefault="00FE4208" w:rsidP="00FE4208">
      <w:pPr>
        <w:numPr>
          <w:ilvl w:val="0"/>
          <w:numId w:val="23"/>
        </w:numPr>
        <w:shd w:val="clear" w:color="auto" w:fill="FFFFFF"/>
        <w:spacing w:after="0" w:line="240" w:lineRule="auto"/>
        <w:ind w:left="1440"/>
        <w:textAlignment w:val="baseline"/>
        <w:rPr>
          <w:rFonts w:ascii="Georgia" w:hAnsi="Georgia"/>
          <w:color w:val="54585E"/>
          <w:sz w:val="32"/>
          <w:szCs w:val="32"/>
        </w:rPr>
      </w:pPr>
      <w:r w:rsidRPr="008123F5">
        <w:rPr>
          <w:rStyle w:val="Strong"/>
          <w:rFonts w:ascii="Georgia" w:hAnsi="Georgia"/>
          <w:color w:val="54585E"/>
          <w:sz w:val="32"/>
          <w:szCs w:val="32"/>
          <w:bdr w:val="none" w:sz="0" w:space="0" w:color="auto" w:frame="1"/>
        </w:rPr>
        <w:lastRenderedPageBreak/>
        <w:t>Find the median to divide the space into two halves.</w:t>
      </w:r>
      <w:r w:rsidRPr="008123F5">
        <w:rPr>
          <w:rFonts w:ascii="Georgia" w:hAnsi="Georgia"/>
          <w:color w:val="54585E"/>
          <w:sz w:val="32"/>
          <w:szCs w:val="32"/>
        </w:rPr>
        <w:br/>
      </w:r>
      <w:r w:rsidRPr="008123F5">
        <w:rPr>
          <w:rFonts w:ascii="Georgia" w:hAnsi="Georgia"/>
          <w:noProof/>
          <w:color w:val="54585E"/>
          <w:sz w:val="32"/>
          <w:szCs w:val="32"/>
        </w:rPr>
        <w:drawing>
          <wp:inline distT="0" distB="0" distL="0" distR="0" wp14:anchorId="09A5A1E6" wp14:editId="3135BA35">
            <wp:extent cx="5286375" cy="5248275"/>
            <wp:effectExtent l="0" t="0" r="9525" b="9525"/>
            <wp:docPr id="202818030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86375" cy="5248275"/>
                    </a:xfrm>
                    <a:prstGeom prst="rect">
                      <a:avLst/>
                    </a:prstGeom>
                    <a:noFill/>
                    <a:ln>
                      <a:noFill/>
                    </a:ln>
                  </pic:spPr>
                </pic:pic>
              </a:graphicData>
            </a:graphic>
          </wp:inline>
        </w:drawing>
      </w:r>
    </w:p>
    <w:p w14:paraId="0F08D530" w14:textId="12F08A2F" w:rsidR="00FE4208" w:rsidRPr="008123F5" w:rsidRDefault="00FE4208" w:rsidP="00FE4208">
      <w:pPr>
        <w:numPr>
          <w:ilvl w:val="0"/>
          <w:numId w:val="23"/>
        </w:numPr>
        <w:shd w:val="clear" w:color="auto" w:fill="FFFFFF"/>
        <w:spacing w:after="0" w:line="240" w:lineRule="auto"/>
        <w:ind w:left="1440"/>
        <w:textAlignment w:val="baseline"/>
        <w:rPr>
          <w:rFonts w:ascii="Georgia" w:hAnsi="Georgia"/>
          <w:color w:val="54585E"/>
          <w:sz w:val="32"/>
          <w:szCs w:val="32"/>
        </w:rPr>
      </w:pPr>
      <w:r w:rsidRPr="008123F5">
        <w:rPr>
          <w:rStyle w:val="Strong"/>
          <w:rFonts w:ascii="Georgia" w:hAnsi="Georgia"/>
          <w:color w:val="54585E"/>
          <w:sz w:val="32"/>
          <w:szCs w:val="32"/>
          <w:bdr w:val="none" w:sz="0" w:space="0" w:color="auto" w:frame="1"/>
        </w:rPr>
        <w:lastRenderedPageBreak/>
        <w:t>Find the centroid in each halve. The centroids are denoted by black dots.</w:t>
      </w:r>
      <w:r w:rsidRPr="008123F5">
        <w:rPr>
          <w:rFonts w:ascii="Georgia" w:hAnsi="Georgia"/>
          <w:color w:val="54585E"/>
          <w:sz w:val="32"/>
          <w:szCs w:val="32"/>
        </w:rPr>
        <w:br/>
      </w:r>
      <w:r w:rsidRPr="008123F5">
        <w:rPr>
          <w:rFonts w:ascii="Georgia" w:hAnsi="Georgia"/>
          <w:noProof/>
          <w:color w:val="54585E"/>
          <w:sz w:val="32"/>
          <w:szCs w:val="32"/>
        </w:rPr>
        <w:drawing>
          <wp:inline distT="0" distB="0" distL="0" distR="0" wp14:anchorId="3240BB70" wp14:editId="129255C1">
            <wp:extent cx="5105400" cy="5257800"/>
            <wp:effectExtent l="0" t="0" r="0" b="0"/>
            <wp:docPr id="3713970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05400" cy="5257800"/>
                    </a:xfrm>
                    <a:prstGeom prst="rect">
                      <a:avLst/>
                    </a:prstGeom>
                    <a:noFill/>
                    <a:ln>
                      <a:noFill/>
                    </a:ln>
                  </pic:spPr>
                </pic:pic>
              </a:graphicData>
            </a:graphic>
          </wp:inline>
        </w:drawing>
      </w:r>
    </w:p>
    <w:p w14:paraId="60E749E2" w14:textId="5CDF7BF6" w:rsidR="00FE4208" w:rsidRPr="008123F5" w:rsidRDefault="00FE4208" w:rsidP="00FE4208">
      <w:pPr>
        <w:numPr>
          <w:ilvl w:val="0"/>
          <w:numId w:val="23"/>
        </w:numPr>
        <w:shd w:val="clear" w:color="auto" w:fill="FFFFFF"/>
        <w:spacing w:after="0" w:line="240" w:lineRule="auto"/>
        <w:ind w:left="1440"/>
        <w:textAlignment w:val="baseline"/>
        <w:rPr>
          <w:rFonts w:ascii="Georgia" w:hAnsi="Georgia"/>
          <w:color w:val="54585E"/>
          <w:sz w:val="32"/>
          <w:szCs w:val="32"/>
        </w:rPr>
      </w:pPr>
      <w:r w:rsidRPr="008123F5">
        <w:rPr>
          <w:rStyle w:val="Strong"/>
          <w:rFonts w:ascii="Georgia" w:hAnsi="Georgia"/>
          <w:color w:val="54585E"/>
          <w:sz w:val="32"/>
          <w:szCs w:val="32"/>
          <w:bdr w:val="none" w:sz="0" w:space="0" w:color="auto" w:frame="1"/>
        </w:rPr>
        <w:t>In each halve, find the point farthest from the centroid and draw the circle. </w:t>
      </w:r>
      <w:r w:rsidRPr="008123F5">
        <w:rPr>
          <w:rFonts w:ascii="Georgia" w:hAnsi="Georgia"/>
          <w:color w:val="54585E"/>
          <w:sz w:val="32"/>
          <w:szCs w:val="32"/>
        </w:rPr>
        <w:t>(1,2) is selected as the farthest point in the first ball and (8,3) is the farthest point in another ball.</w:t>
      </w:r>
      <w:r w:rsidRPr="008123F5">
        <w:rPr>
          <w:rStyle w:val="Strong"/>
          <w:rFonts w:ascii="Georgia" w:hAnsi="Georgia"/>
          <w:color w:val="54585E"/>
          <w:sz w:val="32"/>
          <w:szCs w:val="32"/>
          <w:bdr w:val="none" w:sz="0" w:space="0" w:color="auto" w:frame="1"/>
        </w:rPr>
        <w:t xml:space="preserve"> The radius of each circle is the distance from the centroid to the </w:t>
      </w:r>
      <w:r w:rsidRPr="008123F5">
        <w:rPr>
          <w:rStyle w:val="Strong"/>
          <w:rFonts w:ascii="Georgia" w:hAnsi="Georgia"/>
          <w:color w:val="54585E"/>
          <w:sz w:val="32"/>
          <w:szCs w:val="32"/>
          <w:bdr w:val="none" w:sz="0" w:space="0" w:color="auto" w:frame="1"/>
        </w:rPr>
        <w:lastRenderedPageBreak/>
        <w:t>farthest point.</w:t>
      </w:r>
      <w:r w:rsidRPr="008123F5">
        <w:rPr>
          <w:rFonts w:ascii="Georgia" w:hAnsi="Georgia"/>
          <w:color w:val="54585E"/>
          <w:sz w:val="32"/>
          <w:szCs w:val="32"/>
        </w:rPr>
        <w:br/>
      </w:r>
      <w:r w:rsidRPr="008123F5">
        <w:rPr>
          <w:rFonts w:ascii="Georgia" w:hAnsi="Georgia"/>
          <w:noProof/>
          <w:color w:val="54585E"/>
          <w:sz w:val="32"/>
          <w:szCs w:val="32"/>
        </w:rPr>
        <w:drawing>
          <wp:inline distT="0" distB="0" distL="0" distR="0" wp14:anchorId="78638B14" wp14:editId="4EDF0569">
            <wp:extent cx="5391150" cy="4981575"/>
            <wp:effectExtent l="0" t="0" r="0" b="9525"/>
            <wp:docPr id="20039460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150" cy="4981575"/>
                    </a:xfrm>
                    <a:prstGeom prst="rect">
                      <a:avLst/>
                    </a:prstGeom>
                    <a:noFill/>
                    <a:ln>
                      <a:noFill/>
                    </a:ln>
                  </pic:spPr>
                </pic:pic>
              </a:graphicData>
            </a:graphic>
          </wp:inline>
        </w:drawing>
      </w:r>
    </w:p>
    <w:p w14:paraId="240A4CD4" w14:textId="77777777" w:rsidR="00FE4208" w:rsidRPr="008123F5" w:rsidRDefault="00FE4208" w:rsidP="00FE4208">
      <w:pPr>
        <w:pStyle w:val="NormalWeb"/>
        <w:shd w:val="clear" w:color="auto" w:fill="FFFFFF"/>
        <w:spacing w:before="0" w:beforeAutospacing="0" w:after="420" w:afterAutospacing="0"/>
        <w:textAlignment w:val="baseline"/>
        <w:rPr>
          <w:rFonts w:ascii="Georgia" w:hAnsi="Georgia"/>
          <w:color w:val="54585E"/>
          <w:sz w:val="32"/>
          <w:szCs w:val="32"/>
        </w:rPr>
      </w:pPr>
      <w:r w:rsidRPr="008123F5">
        <w:rPr>
          <w:rFonts w:ascii="Georgia" w:hAnsi="Georgia"/>
          <w:color w:val="54585E"/>
          <w:sz w:val="32"/>
          <w:szCs w:val="32"/>
        </w:rPr>
        <w:t>In the below image, ball 1 contains all the training data points which are split into two balls ball 2 and ball 3.</w:t>
      </w:r>
    </w:p>
    <w:p w14:paraId="3A321FCE" w14:textId="4F69906A" w:rsidR="00FE4208" w:rsidRPr="008123F5" w:rsidRDefault="00FE4208" w:rsidP="00FE4208">
      <w:pPr>
        <w:pStyle w:val="NormalWeb"/>
        <w:shd w:val="clear" w:color="auto" w:fill="FFFFFF"/>
        <w:spacing w:before="0" w:beforeAutospacing="0" w:after="420" w:afterAutospacing="0"/>
        <w:textAlignment w:val="baseline"/>
        <w:rPr>
          <w:rFonts w:ascii="Georgia" w:hAnsi="Georgia"/>
          <w:color w:val="54585E"/>
          <w:sz w:val="32"/>
          <w:szCs w:val="32"/>
        </w:rPr>
      </w:pPr>
      <w:r w:rsidRPr="008123F5">
        <w:rPr>
          <w:rFonts w:ascii="Georgia" w:hAnsi="Georgia"/>
          <w:noProof/>
          <w:color w:val="54585E"/>
          <w:sz w:val="32"/>
          <w:szCs w:val="32"/>
        </w:rPr>
        <w:lastRenderedPageBreak/>
        <w:drawing>
          <wp:inline distT="0" distB="0" distL="0" distR="0" wp14:anchorId="1DDB84D7" wp14:editId="589E63DA">
            <wp:extent cx="2857500" cy="2752725"/>
            <wp:effectExtent l="0" t="0" r="0" b="9525"/>
            <wp:docPr id="1231435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7500" cy="2752725"/>
                    </a:xfrm>
                    <a:prstGeom prst="rect">
                      <a:avLst/>
                    </a:prstGeom>
                    <a:noFill/>
                    <a:ln>
                      <a:noFill/>
                    </a:ln>
                  </pic:spPr>
                </pic:pic>
              </a:graphicData>
            </a:graphic>
          </wp:inline>
        </w:drawing>
      </w:r>
      <w:r w:rsidRPr="008123F5">
        <w:rPr>
          <w:rFonts w:ascii="Georgia" w:hAnsi="Georgia"/>
          <w:color w:val="54585E"/>
          <w:sz w:val="32"/>
          <w:szCs w:val="32"/>
        </w:rPr>
        <w:t>                                                   </w:t>
      </w:r>
      <w:r w:rsidRPr="008123F5">
        <w:rPr>
          <w:rFonts w:ascii="Georgia" w:hAnsi="Georgia"/>
          <w:noProof/>
          <w:color w:val="54585E"/>
          <w:sz w:val="32"/>
          <w:szCs w:val="32"/>
        </w:rPr>
        <w:drawing>
          <wp:inline distT="0" distB="0" distL="0" distR="0" wp14:anchorId="0983E847" wp14:editId="7161C47D">
            <wp:extent cx="1838325" cy="1343025"/>
            <wp:effectExtent l="0" t="0" r="9525" b="9525"/>
            <wp:docPr id="17007408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38325" cy="1343025"/>
                    </a:xfrm>
                    <a:prstGeom prst="rect">
                      <a:avLst/>
                    </a:prstGeom>
                    <a:noFill/>
                    <a:ln>
                      <a:noFill/>
                    </a:ln>
                  </pic:spPr>
                </pic:pic>
              </a:graphicData>
            </a:graphic>
          </wp:inline>
        </w:drawing>
      </w:r>
    </w:p>
    <w:p w14:paraId="2FFB03EB" w14:textId="77777777" w:rsidR="00FE4208" w:rsidRPr="008123F5" w:rsidRDefault="00FE4208" w:rsidP="00FE4208">
      <w:pPr>
        <w:pStyle w:val="NormalWeb"/>
        <w:shd w:val="clear" w:color="auto" w:fill="FFFFFF"/>
        <w:spacing w:before="0" w:beforeAutospacing="0" w:after="420" w:afterAutospacing="0"/>
        <w:textAlignment w:val="baseline"/>
        <w:rPr>
          <w:rFonts w:ascii="Georgia" w:hAnsi="Georgia"/>
          <w:color w:val="54585E"/>
          <w:sz w:val="32"/>
          <w:szCs w:val="32"/>
        </w:rPr>
      </w:pPr>
      <w:r w:rsidRPr="008123F5">
        <w:rPr>
          <w:rFonts w:ascii="Georgia" w:hAnsi="Georgia"/>
          <w:color w:val="54585E"/>
          <w:sz w:val="32"/>
          <w:szCs w:val="32"/>
        </w:rPr>
        <w:t>All the above 7 steps are repeated again in each individual ball and the data is further divided into smaller balls.</w:t>
      </w:r>
    </w:p>
    <w:p w14:paraId="4BD21F4B" w14:textId="66818EC0" w:rsidR="00FE4208" w:rsidRPr="008123F5" w:rsidRDefault="00FE4208" w:rsidP="00FE4208">
      <w:pPr>
        <w:pStyle w:val="NormalWeb"/>
        <w:shd w:val="clear" w:color="auto" w:fill="FFFFFF"/>
        <w:spacing w:before="0" w:beforeAutospacing="0" w:after="420" w:afterAutospacing="0"/>
        <w:textAlignment w:val="baseline"/>
        <w:rPr>
          <w:rFonts w:ascii="Georgia" w:hAnsi="Georgia"/>
          <w:color w:val="54585E"/>
          <w:sz w:val="32"/>
          <w:szCs w:val="32"/>
        </w:rPr>
      </w:pPr>
      <w:r w:rsidRPr="008123F5">
        <w:rPr>
          <w:rFonts w:ascii="Georgia" w:hAnsi="Georgia"/>
          <w:noProof/>
          <w:color w:val="54585E"/>
          <w:sz w:val="32"/>
          <w:szCs w:val="32"/>
        </w:rPr>
        <w:lastRenderedPageBreak/>
        <w:drawing>
          <wp:inline distT="0" distB="0" distL="0" distR="0" wp14:anchorId="247299CD" wp14:editId="2F36DB23">
            <wp:extent cx="2857500" cy="2733675"/>
            <wp:effectExtent l="0" t="0" r="0" b="9525"/>
            <wp:docPr id="12355753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7500" cy="2733675"/>
                    </a:xfrm>
                    <a:prstGeom prst="rect">
                      <a:avLst/>
                    </a:prstGeom>
                    <a:noFill/>
                    <a:ln>
                      <a:noFill/>
                    </a:ln>
                  </pic:spPr>
                </pic:pic>
              </a:graphicData>
            </a:graphic>
          </wp:inline>
        </w:drawing>
      </w:r>
      <w:r w:rsidRPr="008123F5">
        <w:rPr>
          <w:rFonts w:ascii="Georgia" w:hAnsi="Georgia"/>
          <w:color w:val="54585E"/>
          <w:sz w:val="32"/>
          <w:szCs w:val="32"/>
        </w:rPr>
        <w:t>                                         </w:t>
      </w:r>
      <w:r w:rsidRPr="008123F5">
        <w:rPr>
          <w:rFonts w:ascii="Georgia" w:hAnsi="Georgia"/>
          <w:noProof/>
          <w:color w:val="54585E"/>
          <w:sz w:val="32"/>
          <w:szCs w:val="32"/>
        </w:rPr>
        <w:drawing>
          <wp:inline distT="0" distB="0" distL="0" distR="0" wp14:anchorId="5B83152D" wp14:editId="0CB94D2D">
            <wp:extent cx="2857500" cy="2057400"/>
            <wp:effectExtent l="0" t="0" r="0" b="0"/>
            <wp:docPr id="13257371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57500" cy="2057400"/>
                    </a:xfrm>
                    <a:prstGeom prst="rect">
                      <a:avLst/>
                    </a:prstGeom>
                    <a:noFill/>
                    <a:ln>
                      <a:noFill/>
                    </a:ln>
                  </pic:spPr>
                </pic:pic>
              </a:graphicData>
            </a:graphic>
          </wp:inline>
        </w:drawing>
      </w:r>
    </w:p>
    <w:p w14:paraId="570760AD" w14:textId="77777777" w:rsidR="00FE4208" w:rsidRPr="008123F5" w:rsidRDefault="00FE4208" w:rsidP="00FE4208">
      <w:pPr>
        <w:pStyle w:val="Heading3"/>
        <w:shd w:val="clear" w:color="auto" w:fill="FFFFFF"/>
        <w:spacing w:before="0" w:line="288" w:lineRule="atLeast"/>
        <w:textAlignment w:val="baseline"/>
        <w:rPr>
          <w:rFonts w:ascii="Georgia" w:hAnsi="Georgia"/>
          <w:color w:val="auto"/>
          <w:sz w:val="32"/>
          <w:szCs w:val="32"/>
        </w:rPr>
      </w:pPr>
      <w:r w:rsidRPr="008123F5">
        <w:rPr>
          <w:rFonts w:ascii="Georgia" w:hAnsi="Georgia"/>
          <w:b/>
          <w:bCs/>
          <w:sz w:val="32"/>
          <w:szCs w:val="32"/>
        </w:rPr>
        <w:t>Prediction using Ball Tree</w:t>
      </w:r>
    </w:p>
    <w:p w14:paraId="5114C448" w14:textId="77777777" w:rsidR="00FE4208" w:rsidRPr="008123F5" w:rsidRDefault="00FE4208" w:rsidP="00FE4208">
      <w:pPr>
        <w:pStyle w:val="NormalWeb"/>
        <w:shd w:val="clear" w:color="auto" w:fill="FFFFFF"/>
        <w:spacing w:before="0" w:beforeAutospacing="0" w:after="420" w:afterAutospacing="0"/>
        <w:textAlignment w:val="baseline"/>
        <w:rPr>
          <w:rFonts w:ascii="Georgia" w:hAnsi="Georgia"/>
          <w:color w:val="54585E"/>
          <w:sz w:val="32"/>
          <w:szCs w:val="32"/>
        </w:rPr>
      </w:pPr>
      <w:r w:rsidRPr="008123F5">
        <w:rPr>
          <w:rFonts w:ascii="Georgia" w:hAnsi="Georgia"/>
          <w:color w:val="54585E"/>
          <w:sz w:val="32"/>
          <w:szCs w:val="32"/>
        </w:rPr>
        <w:t>Let (8,5) be a testing data point, it belongs to ball 3 but ball 3 is further divided into ball 6 and ball 7.</w:t>
      </w:r>
    </w:p>
    <w:p w14:paraId="24BAEC87" w14:textId="77777777" w:rsidR="00FE4208" w:rsidRPr="008123F5" w:rsidRDefault="00FE4208" w:rsidP="00FE4208">
      <w:pPr>
        <w:pStyle w:val="NormalWeb"/>
        <w:shd w:val="clear" w:color="auto" w:fill="FFFFFF"/>
        <w:spacing w:before="0" w:beforeAutospacing="0" w:after="420" w:afterAutospacing="0"/>
        <w:textAlignment w:val="baseline"/>
        <w:rPr>
          <w:rFonts w:ascii="Georgia" w:hAnsi="Georgia"/>
          <w:color w:val="54585E"/>
          <w:sz w:val="32"/>
          <w:szCs w:val="32"/>
        </w:rPr>
      </w:pPr>
      <w:r w:rsidRPr="008123F5">
        <w:rPr>
          <w:rFonts w:ascii="Georgia" w:hAnsi="Georgia"/>
          <w:color w:val="54585E"/>
          <w:sz w:val="32"/>
          <w:szCs w:val="32"/>
        </w:rPr>
        <w:t>Calculate the distance of (8,5) with the centroid of ball 6 and ball 7. The centroid of ball 6 is found to be nearest to the testing data point (8,5). Hence the training data points in ball 6 are used for predicting the output of (8,5).</w:t>
      </w:r>
    </w:p>
    <w:p w14:paraId="3210BFE0" w14:textId="6D1C423E" w:rsidR="00FE4208" w:rsidRPr="008123F5" w:rsidRDefault="00FE4208" w:rsidP="00FE4208">
      <w:pPr>
        <w:pStyle w:val="NormalWeb"/>
        <w:shd w:val="clear" w:color="auto" w:fill="FFFFFF"/>
        <w:spacing w:before="0" w:beforeAutospacing="0" w:after="420" w:afterAutospacing="0"/>
        <w:textAlignment w:val="baseline"/>
        <w:rPr>
          <w:rFonts w:ascii="Georgia" w:hAnsi="Georgia"/>
          <w:color w:val="54585E"/>
          <w:sz w:val="32"/>
          <w:szCs w:val="32"/>
        </w:rPr>
      </w:pPr>
      <w:r w:rsidRPr="008123F5">
        <w:rPr>
          <w:rFonts w:ascii="Georgia" w:hAnsi="Georgia"/>
          <w:noProof/>
          <w:color w:val="54585E"/>
          <w:sz w:val="32"/>
          <w:szCs w:val="32"/>
        </w:rPr>
        <w:lastRenderedPageBreak/>
        <w:drawing>
          <wp:inline distT="0" distB="0" distL="0" distR="0" wp14:anchorId="4ED05908" wp14:editId="0C38763A">
            <wp:extent cx="5133975" cy="5086350"/>
            <wp:effectExtent l="0" t="0" r="9525" b="0"/>
            <wp:docPr id="16116259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33975" cy="5086350"/>
                    </a:xfrm>
                    <a:prstGeom prst="rect">
                      <a:avLst/>
                    </a:prstGeom>
                    <a:noFill/>
                    <a:ln>
                      <a:noFill/>
                    </a:ln>
                  </pic:spPr>
                </pic:pic>
              </a:graphicData>
            </a:graphic>
          </wp:inline>
        </w:drawing>
      </w:r>
    </w:p>
    <w:p w14:paraId="62650B29" w14:textId="77777777" w:rsidR="00FE4208" w:rsidRPr="008123F5" w:rsidRDefault="00FE4208" w:rsidP="00FE4208">
      <w:pPr>
        <w:shd w:val="clear" w:color="auto" w:fill="FFFFFF"/>
        <w:spacing w:after="0" w:line="240" w:lineRule="auto"/>
        <w:ind w:left="360"/>
        <w:textAlignment w:val="baseline"/>
        <w:rPr>
          <w:rFonts w:ascii="Georgia" w:eastAsia="Times New Roman" w:hAnsi="Georgia" w:cs="Times New Roman"/>
          <w:color w:val="54585E"/>
          <w:kern w:val="0"/>
          <w:sz w:val="32"/>
          <w:szCs w:val="32"/>
          <w:lang w:eastAsia="en-IN"/>
          <w14:ligatures w14:val="none"/>
        </w:rPr>
      </w:pPr>
    </w:p>
    <w:p w14:paraId="7F1B6B57" w14:textId="77777777" w:rsidR="00FE4208" w:rsidRPr="008123F5" w:rsidRDefault="00FE4208" w:rsidP="00FE4208">
      <w:pPr>
        <w:shd w:val="clear" w:color="auto" w:fill="FFFFFF"/>
        <w:spacing w:before="60" w:after="100" w:afterAutospacing="1" w:line="375" w:lineRule="atLeast"/>
        <w:jc w:val="both"/>
        <w:rPr>
          <w:rFonts w:ascii="Georgia" w:eastAsia="Times New Roman" w:hAnsi="Georgia" w:cs="Segoe UI"/>
          <w:color w:val="000000"/>
          <w:kern w:val="0"/>
          <w:sz w:val="32"/>
          <w:szCs w:val="32"/>
          <w:lang w:eastAsia="en-IN"/>
          <w14:ligatures w14:val="none"/>
        </w:rPr>
      </w:pPr>
    </w:p>
    <w:p w14:paraId="7318C1FF" w14:textId="1FB53131" w:rsidR="00E00061" w:rsidRPr="008123F5" w:rsidRDefault="00E00061">
      <w:pPr>
        <w:rPr>
          <w:rFonts w:ascii="Georgia" w:hAnsi="Georgia"/>
          <w:sz w:val="32"/>
          <w:szCs w:val="32"/>
        </w:rPr>
      </w:pPr>
    </w:p>
    <w:p w14:paraId="3D092B5D" w14:textId="4612033C" w:rsidR="00E00061" w:rsidRPr="0044643D" w:rsidRDefault="00E00061" w:rsidP="0044643D">
      <w:pPr>
        <w:pStyle w:val="Heading1"/>
        <w:shd w:val="clear" w:color="auto" w:fill="FFFFFF"/>
        <w:spacing w:before="75" w:beforeAutospacing="0" w:line="312" w:lineRule="atLeast"/>
        <w:jc w:val="center"/>
        <w:rPr>
          <w:rFonts w:ascii="Georgia" w:hAnsi="Georgia" w:cs="Helvetica"/>
          <w:color w:val="610B38"/>
          <w:sz w:val="56"/>
          <w:szCs w:val="56"/>
        </w:rPr>
      </w:pPr>
      <w:r w:rsidRPr="0044643D">
        <w:rPr>
          <w:rFonts w:ascii="Georgia" w:hAnsi="Georgia" w:cs="Helvetica"/>
          <w:color w:val="610B38"/>
          <w:sz w:val="56"/>
          <w:szCs w:val="56"/>
        </w:rPr>
        <w:t>Principal Component Analysis</w:t>
      </w:r>
      <w:r w:rsidR="0044643D">
        <w:rPr>
          <w:rFonts w:ascii="Georgia" w:hAnsi="Georgia" w:cs="Helvetica"/>
          <w:color w:val="610B38"/>
          <w:sz w:val="56"/>
          <w:szCs w:val="56"/>
        </w:rPr>
        <w:t xml:space="preserve"> </w:t>
      </w:r>
    </w:p>
    <w:p w14:paraId="7793A457" w14:textId="77777777" w:rsidR="00E00061" w:rsidRDefault="00E00061">
      <w:pPr>
        <w:rPr>
          <w:rFonts w:ascii="Georgia" w:hAnsi="Georgia"/>
          <w:sz w:val="32"/>
          <w:szCs w:val="32"/>
        </w:rPr>
      </w:pPr>
    </w:p>
    <w:p w14:paraId="3DED50AF" w14:textId="77777777" w:rsidR="003F3874" w:rsidRDefault="003F3874">
      <w:pPr>
        <w:rPr>
          <w:rFonts w:ascii="Georgia" w:hAnsi="Georgia"/>
          <w:sz w:val="32"/>
          <w:szCs w:val="32"/>
        </w:rPr>
      </w:pPr>
    </w:p>
    <w:p w14:paraId="4A983341" w14:textId="77777777" w:rsidR="003F3874" w:rsidRDefault="003F3874">
      <w:pPr>
        <w:rPr>
          <w:rFonts w:ascii="Georgia" w:hAnsi="Georgia"/>
          <w:sz w:val="32"/>
          <w:szCs w:val="32"/>
        </w:rPr>
      </w:pPr>
    </w:p>
    <w:p w14:paraId="498DB22F" w14:textId="77777777" w:rsidR="003F3874" w:rsidRDefault="003F3874">
      <w:pPr>
        <w:rPr>
          <w:rFonts w:ascii="Georgia" w:hAnsi="Georgia"/>
          <w:sz w:val="32"/>
          <w:szCs w:val="32"/>
        </w:rPr>
      </w:pPr>
    </w:p>
    <w:p w14:paraId="0DE9EFD5" w14:textId="77777777" w:rsidR="003F3874" w:rsidRPr="008123F5" w:rsidRDefault="003F3874">
      <w:pPr>
        <w:rPr>
          <w:rFonts w:ascii="Georgia" w:hAnsi="Georgia"/>
          <w:sz w:val="32"/>
          <w:szCs w:val="32"/>
        </w:rPr>
      </w:pPr>
    </w:p>
    <w:p w14:paraId="0B8274C4" w14:textId="307C87BF" w:rsidR="00E00061" w:rsidRPr="008123F5" w:rsidRDefault="00E00061">
      <w:pPr>
        <w:rPr>
          <w:rFonts w:ascii="Georgia" w:hAnsi="Georgia" w:cs="Segoe UI"/>
          <w:color w:val="333333"/>
          <w:sz w:val="32"/>
          <w:szCs w:val="32"/>
          <w:shd w:val="clear" w:color="auto" w:fill="FFFFFF"/>
        </w:rPr>
      </w:pPr>
      <w:r w:rsidRPr="008123F5">
        <w:rPr>
          <w:rFonts w:ascii="Georgia" w:hAnsi="Georgia" w:cs="Segoe UI"/>
          <w:color w:val="333333"/>
          <w:sz w:val="32"/>
          <w:szCs w:val="32"/>
          <w:shd w:val="clear" w:color="auto" w:fill="FFFFFF"/>
        </w:rPr>
        <w:lastRenderedPageBreak/>
        <w:t>Principal Component Analysis is an unsupervised learning algorithm that is used for the dimensionality reduction in </w:t>
      </w:r>
      <w:hyperlink r:id="rId32" w:history="1">
        <w:r w:rsidRPr="008123F5">
          <w:rPr>
            <w:rStyle w:val="Hyperlink"/>
            <w:rFonts w:ascii="Georgia" w:hAnsi="Georgia" w:cs="Segoe UI"/>
            <w:color w:val="008000"/>
            <w:sz w:val="32"/>
            <w:szCs w:val="32"/>
            <w:shd w:val="clear" w:color="auto" w:fill="FFFFFF"/>
          </w:rPr>
          <w:t>machine learning</w:t>
        </w:r>
      </w:hyperlink>
      <w:r w:rsidRPr="008123F5">
        <w:rPr>
          <w:rFonts w:ascii="Georgia" w:hAnsi="Georgia" w:cs="Segoe UI"/>
          <w:color w:val="333333"/>
          <w:sz w:val="32"/>
          <w:szCs w:val="32"/>
          <w:shd w:val="clear" w:color="auto" w:fill="FFFFFF"/>
        </w:rPr>
        <w:t>. It is a statistical process that converts the observations of correlated features into a set of linearly uncorrelated features with the help of orthogonal transformation. These new transformed features are called the </w:t>
      </w:r>
      <w:r w:rsidRPr="008123F5">
        <w:rPr>
          <w:rStyle w:val="Strong"/>
          <w:rFonts w:ascii="Georgia" w:hAnsi="Georgia" w:cs="Segoe UI"/>
          <w:color w:val="333333"/>
          <w:sz w:val="32"/>
          <w:szCs w:val="32"/>
          <w:shd w:val="clear" w:color="auto" w:fill="FFFFFF"/>
        </w:rPr>
        <w:t>Principal Components</w:t>
      </w:r>
      <w:r w:rsidRPr="008123F5">
        <w:rPr>
          <w:rFonts w:ascii="Georgia" w:hAnsi="Georgia" w:cs="Segoe UI"/>
          <w:color w:val="333333"/>
          <w:sz w:val="32"/>
          <w:szCs w:val="32"/>
          <w:shd w:val="clear" w:color="auto" w:fill="FFFFFF"/>
        </w:rPr>
        <w:t>.</w:t>
      </w:r>
    </w:p>
    <w:p w14:paraId="37B98E96" w14:textId="77777777" w:rsidR="00E00061" w:rsidRPr="008123F5" w:rsidRDefault="00E00061">
      <w:pPr>
        <w:rPr>
          <w:rFonts w:ascii="Georgia" w:hAnsi="Georgia" w:cs="Segoe UI"/>
          <w:color w:val="333333"/>
          <w:sz w:val="32"/>
          <w:szCs w:val="32"/>
          <w:shd w:val="clear" w:color="auto" w:fill="FFFFFF"/>
        </w:rPr>
      </w:pPr>
    </w:p>
    <w:p w14:paraId="6321D0C0" w14:textId="77777777" w:rsidR="00E00061" w:rsidRPr="008123F5" w:rsidRDefault="00E00061">
      <w:pPr>
        <w:rPr>
          <w:rFonts w:ascii="Georgia" w:hAnsi="Georgia" w:cs="Segoe UI"/>
          <w:color w:val="333333"/>
          <w:sz w:val="32"/>
          <w:szCs w:val="32"/>
          <w:shd w:val="clear" w:color="auto" w:fill="FFFFFF"/>
        </w:rPr>
      </w:pPr>
    </w:p>
    <w:p w14:paraId="15DF0370" w14:textId="62A27A2B" w:rsidR="00E00061" w:rsidRPr="003F3874" w:rsidRDefault="00E00061" w:rsidP="00E00061">
      <w:pPr>
        <w:shd w:val="clear" w:color="auto" w:fill="FFFFFF"/>
        <w:spacing w:before="100" w:beforeAutospacing="1" w:after="100" w:afterAutospacing="1" w:line="240" w:lineRule="auto"/>
        <w:jc w:val="both"/>
        <w:rPr>
          <w:rFonts w:ascii="Georgia" w:eastAsia="Times New Roman" w:hAnsi="Georgia" w:cs="Segoe UI"/>
          <w:b/>
          <w:bCs/>
          <w:color w:val="333333"/>
          <w:kern w:val="0"/>
          <w:sz w:val="40"/>
          <w:szCs w:val="40"/>
          <w:lang w:eastAsia="en-IN"/>
          <w14:ligatures w14:val="none"/>
        </w:rPr>
      </w:pPr>
      <w:r w:rsidRPr="003F3874">
        <w:rPr>
          <w:rFonts w:ascii="Georgia" w:eastAsia="Times New Roman" w:hAnsi="Georgia" w:cs="Segoe UI"/>
          <w:b/>
          <w:bCs/>
          <w:color w:val="333333"/>
          <w:kern w:val="0"/>
          <w:sz w:val="40"/>
          <w:szCs w:val="40"/>
          <w:lang w:eastAsia="en-IN"/>
          <w14:ligatures w14:val="none"/>
        </w:rPr>
        <w:t>Some common terms used in PCA algorithm:</w:t>
      </w:r>
      <w:r w:rsidR="003F3874">
        <w:rPr>
          <w:rFonts w:ascii="Georgia" w:eastAsia="Times New Roman" w:hAnsi="Georgia" w:cs="Segoe UI"/>
          <w:b/>
          <w:bCs/>
          <w:color w:val="333333"/>
          <w:kern w:val="0"/>
          <w:sz w:val="40"/>
          <w:szCs w:val="40"/>
          <w:lang w:eastAsia="en-IN"/>
          <w14:ligatures w14:val="none"/>
        </w:rPr>
        <w:t xml:space="preserve"> </w:t>
      </w:r>
    </w:p>
    <w:p w14:paraId="2793A140" w14:textId="77777777" w:rsidR="00E00061" w:rsidRPr="008123F5" w:rsidRDefault="00E00061" w:rsidP="00E00061">
      <w:pPr>
        <w:numPr>
          <w:ilvl w:val="0"/>
          <w:numId w:val="12"/>
        </w:numPr>
        <w:shd w:val="clear" w:color="auto" w:fill="FFFFFF"/>
        <w:spacing w:before="60" w:after="100" w:afterAutospacing="1" w:line="375" w:lineRule="atLeast"/>
        <w:jc w:val="both"/>
        <w:rPr>
          <w:rFonts w:ascii="Georgia" w:eastAsia="Times New Roman" w:hAnsi="Georgia" w:cs="Segoe UI"/>
          <w:color w:val="000000"/>
          <w:kern w:val="0"/>
          <w:sz w:val="32"/>
          <w:szCs w:val="32"/>
          <w:lang w:eastAsia="en-IN"/>
          <w14:ligatures w14:val="none"/>
        </w:rPr>
      </w:pPr>
      <w:r w:rsidRPr="008123F5">
        <w:rPr>
          <w:rFonts w:ascii="Georgia" w:eastAsia="Times New Roman" w:hAnsi="Georgia" w:cs="Segoe UI"/>
          <w:b/>
          <w:bCs/>
          <w:color w:val="000000"/>
          <w:kern w:val="0"/>
          <w:sz w:val="32"/>
          <w:szCs w:val="32"/>
          <w:lang w:eastAsia="en-IN"/>
          <w14:ligatures w14:val="none"/>
        </w:rPr>
        <w:t>Dimensionality:</w:t>
      </w:r>
      <w:r w:rsidRPr="008123F5">
        <w:rPr>
          <w:rFonts w:ascii="Georgia" w:eastAsia="Times New Roman" w:hAnsi="Georgia" w:cs="Segoe UI"/>
          <w:color w:val="000000"/>
          <w:kern w:val="0"/>
          <w:sz w:val="32"/>
          <w:szCs w:val="32"/>
          <w:lang w:eastAsia="en-IN"/>
          <w14:ligatures w14:val="none"/>
        </w:rPr>
        <w:t> It is the number of features or variables present in the given dataset. More easily, it is the number of columns present in the dataset.</w:t>
      </w:r>
    </w:p>
    <w:p w14:paraId="659DEB9D" w14:textId="77777777" w:rsidR="00E00061" w:rsidRPr="008123F5" w:rsidRDefault="00E00061" w:rsidP="00E00061">
      <w:pPr>
        <w:numPr>
          <w:ilvl w:val="0"/>
          <w:numId w:val="12"/>
        </w:numPr>
        <w:shd w:val="clear" w:color="auto" w:fill="FFFFFF"/>
        <w:spacing w:before="60" w:after="100" w:afterAutospacing="1" w:line="375" w:lineRule="atLeast"/>
        <w:jc w:val="both"/>
        <w:rPr>
          <w:rFonts w:ascii="Georgia" w:eastAsia="Times New Roman" w:hAnsi="Georgia" w:cs="Segoe UI"/>
          <w:color w:val="000000"/>
          <w:kern w:val="0"/>
          <w:sz w:val="32"/>
          <w:szCs w:val="32"/>
          <w:lang w:eastAsia="en-IN"/>
          <w14:ligatures w14:val="none"/>
        </w:rPr>
      </w:pPr>
      <w:r w:rsidRPr="008123F5">
        <w:rPr>
          <w:rFonts w:ascii="Georgia" w:eastAsia="Times New Roman" w:hAnsi="Georgia" w:cs="Segoe UI"/>
          <w:b/>
          <w:bCs/>
          <w:color w:val="000000"/>
          <w:kern w:val="0"/>
          <w:sz w:val="32"/>
          <w:szCs w:val="32"/>
          <w:lang w:eastAsia="en-IN"/>
          <w14:ligatures w14:val="none"/>
        </w:rPr>
        <w:t>Correlation:</w:t>
      </w:r>
      <w:r w:rsidRPr="008123F5">
        <w:rPr>
          <w:rFonts w:ascii="Georgia" w:eastAsia="Times New Roman" w:hAnsi="Georgia" w:cs="Segoe UI"/>
          <w:color w:val="000000"/>
          <w:kern w:val="0"/>
          <w:sz w:val="32"/>
          <w:szCs w:val="32"/>
          <w:lang w:eastAsia="en-IN"/>
          <w14:ligatures w14:val="none"/>
        </w:rPr>
        <w:t> It signifies that how strongly two variables are related to each other. Such as if one changes, the other variable also gets changed. The correlation value ranges from -1 to +1. Here, -1 occurs if variables are inversely proportional to each other, and +1 indicates that variables are directly proportional to each other.</w:t>
      </w:r>
    </w:p>
    <w:p w14:paraId="7664DE4B" w14:textId="77777777" w:rsidR="00E00061" w:rsidRPr="008123F5" w:rsidRDefault="00E00061" w:rsidP="00E00061">
      <w:pPr>
        <w:numPr>
          <w:ilvl w:val="0"/>
          <w:numId w:val="12"/>
        </w:numPr>
        <w:shd w:val="clear" w:color="auto" w:fill="FFFFFF"/>
        <w:spacing w:before="60" w:after="100" w:afterAutospacing="1" w:line="375" w:lineRule="atLeast"/>
        <w:jc w:val="both"/>
        <w:rPr>
          <w:rFonts w:ascii="Georgia" w:eastAsia="Times New Roman" w:hAnsi="Georgia" w:cs="Segoe UI"/>
          <w:color w:val="000000"/>
          <w:kern w:val="0"/>
          <w:sz w:val="32"/>
          <w:szCs w:val="32"/>
          <w:lang w:eastAsia="en-IN"/>
          <w14:ligatures w14:val="none"/>
        </w:rPr>
      </w:pPr>
      <w:r w:rsidRPr="008123F5">
        <w:rPr>
          <w:rFonts w:ascii="Georgia" w:eastAsia="Times New Roman" w:hAnsi="Georgia" w:cs="Segoe UI"/>
          <w:b/>
          <w:bCs/>
          <w:color w:val="000000"/>
          <w:kern w:val="0"/>
          <w:sz w:val="32"/>
          <w:szCs w:val="32"/>
          <w:lang w:eastAsia="en-IN"/>
          <w14:ligatures w14:val="none"/>
        </w:rPr>
        <w:t>Orthogonal:</w:t>
      </w:r>
      <w:r w:rsidRPr="008123F5">
        <w:rPr>
          <w:rFonts w:ascii="Georgia" w:eastAsia="Times New Roman" w:hAnsi="Georgia" w:cs="Segoe UI"/>
          <w:color w:val="000000"/>
          <w:kern w:val="0"/>
          <w:sz w:val="32"/>
          <w:szCs w:val="32"/>
          <w:lang w:eastAsia="en-IN"/>
          <w14:ligatures w14:val="none"/>
        </w:rPr>
        <w:t> It defines that variables are not correlated to each other, and hence the correlation between the pair of variables is zero.</w:t>
      </w:r>
    </w:p>
    <w:p w14:paraId="16B0D18B" w14:textId="77777777" w:rsidR="00E00061" w:rsidRPr="008123F5" w:rsidRDefault="00E00061" w:rsidP="00E00061">
      <w:pPr>
        <w:numPr>
          <w:ilvl w:val="0"/>
          <w:numId w:val="12"/>
        </w:numPr>
        <w:shd w:val="clear" w:color="auto" w:fill="FFFFFF"/>
        <w:spacing w:before="60" w:after="100" w:afterAutospacing="1" w:line="375" w:lineRule="atLeast"/>
        <w:jc w:val="both"/>
        <w:rPr>
          <w:rFonts w:ascii="Georgia" w:eastAsia="Times New Roman" w:hAnsi="Georgia" w:cs="Segoe UI"/>
          <w:color w:val="000000"/>
          <w:kern w:val="0"/>
          <w:sz w:val="32"/>
          <w:szCs w:val="32"/>
          <w:lang w:eastAsia="en-IN"/>
          <w14:ligatures w14:val="none"/>
        </w:rPr>
      </w:pPr>
      <w:r w:rsidRPr="008123F5">
        <w:rPr>
          <w:rFonts w:ascii="Georgia" w:eastAsia="Times New Roman" w:hAnsi="Georgia" w:cs="Segoe UI"/>
          <w:b/>
          <w:bCs/>
          <w:color w:val="000000"/>
          <w:kern w:val="0"/>
          <w:sz w:val="32"/>
          <w:szCs w:val="32"/>
          <w:lang w:eastAsia="en-IN"/>
          <w14:ligatures w14:val="none"/>
        </w:rPr>
        <w:t>Eigenvectors:</w:t>
      </w:r>
      <w:r w:rsidRPr="008123F5">
        <w:rPr>
          <w:rFonts w:ascii="Georgia" w:eastAsia="Times New Roman" w:hAnsi="Georgia" w:cs="Segoe UI"/>
          <w:color w:val="000000"/>
          <w:kern w:val="0"/>
          <w:sz w:val="32"/>
          <w:szCs w:val="32"/>
          <w:lang w:eastAsia="en-IN"/>
          <w14:ligatures w14:val="none"/>
        </w:rPr>
        <w:t> If there is a square matrix M, and a non-zero vector v is given. Then v will be eigenvector if Av is the scalar multiple of v.</w:t>
      </w:r>
    </w:p>
    <w:p w14:paraId="1863835C" w14:textId="77777777" w:rsidR="00E00061" w:rsidRPr="008123F5" w:rsidRDefault="00E00061" w:rsidP="00E00061">
      <w:pPr>
        <w:numPr>
          <w:ilvl w:val="0"/>
          <w:numId w:val="12"/>
        </w:numPr>
        <w:shd w:val="clear" w:color="auto" w:fill="FFFFFF"/>
        <w:spacing w:before="60" w:after="100" w:afterAutospacing="1" w:line="375" w:lineRule="atLeast"/>
        <w:jc w:val="both"/>
        <w:rPr>
          <w:rFonts w:ascii="Georgia" w:eastAsia="Times New Roman" w:hAnsi="Georgia" w:cs="Segoe UI"/>
          <w:color w:val="000000"/>
          <w:kern w:val="0"/>
          <w:sz w:val="32"/>
          <w:szCs w:val="32"/>
          <w:lang w:eastAsia="en-IN"/>
          <w14:ligatures w14:val="none"/>
        </w:rPr>
      </w:pPr>
      <w:r w:rsidRPr="008123F5">
        <w:rPr>
          <w:rFonts w:ascii="Georgia" w:eastAsia="Times New Roman" w:hAnsi="Georgia" w:cs="Segoe UI"/>
          <w:b/>
          <w:bCs/>
          <w:color w:val="000000"/>
          <w:kern w:val="0"/>
          <w:sz w:val="32"/>
          <w:szCs w:val="32"/>
          <w:lang w:eastAsia="en-IN"/>
          <w14:ligatures w14:val="none"/>
        </w:rPr>
        <w:t>Covariance Matrix:</w:t>
      </w:r>
      <w:r w:rsidRPr="008123F5">
        <w:rPr>
          <w:rFonts w:ascii="Georgia" w:eastAsia="Times New Roman" w:hAnsi="Georgia" w:cs="Segoe UI"/>
          <w:color w:val="000000"/>
          <w:kern w:val="0"/>
          <w:sz w:val="32"/>
          <w:szCs w:val="32"/>
          <w:lang w:eastAsia="en-IN"/>
          <w14:ligatures w14:val="none"/>
        </w:rPr>
        <w:t> A matrix containing the covariance between the pair of variables is called the Covariance Matrix.</w:t>
      </w:r>
    </w:p>
    <w:p w14:paraId="1F6EC33D" w14:textId="77777777" w:rsidR="00E00061" w:rsidRPr="008123F5" w:rsidRDefault="00E00061" w:rsidP="00E00061">
      <w:pPr>
        <w:pStyle w:val="Heading2"/>
        <w:shd w:val="clear" w:color="auto" w:fill="FFFFFF"/>
        <w:spacing w:before="450"/>
        <w:rPr>
          <w:rFonts w:ascii="Georgia" w:hAnsi="Georgia"/>
          <w:color w:val="222222"/>
          <w:sz w:val="32"/>
          <w:szCs w:val="32"/>
        </w:rPr>
      </w:pPr>
      <w:r w:rsidRPr="008123F5">
        <w:rPr>
          <w:rFonts w:ascii="Georgia" w:hAnsi="Georgia"/>
          <w:b/>
          <w:bCs/>
          <w:color w:val="222222"/>
          <w:sz w:val="32"/>
          <w:szCs w:val="32"/>
        </w:rPr>
        <w:lastRenderedPageBreak/>
        <w:t>Basic Terminologies of PCA</w:t>
      </w:r>
    </w:p>
    <w:p w14:paraId="7744B959" w14:textId="77777777" w:rsidR="00E00061" w:rsidRPr="008123F5" w:rsidRDefault="00E00061" w:rsidP="00E00061">
      <w:pPr>
        <w:pStyle w:val="NormalWeb"/>
        <w:shd w:val="clear" w:color="auto" w:fill="FFFFFF"/>
        <w:spacing w:before="0" w:beforeAutospacing="0" w:line="495" w:lineRule="atLeast"/>
        <w:jc w:val="both"/>
        <w:rPr>
          <w:rFonts w:ascii="Georgia" w:hAnsi="Georgia"/>
          <w:color w:val="222222"/>
          <w:sz w:val="32"/>
          <w:szCs w:val="32"/>
        </w:rPr>
      </w:pPr>
      <w:r w:rsidRPr="008123F5">
        <w:rPr>
          <w:rFonts w:ascii="Georgia" w:hAnsi="Georgia"/>
          <w:color w:val="222222"/>
          <w:sz w:val="32"/>
          <w:szCs w:val="32"/>
        </w:rPr>
        <w:t>Before getting into PCA, we need to understand some basic terminologies,</w:t>
      </w:r>
    </w:p>
    <w:p w14:paraId="22878265" w14:textId="77777777" w:rsidR="00E00061" w:rsidRPr="008123F5" w:rsidRDefault="00E00061" w:rsidP="00E00061">
      <w:pPr>
        <w:numPr>
          <w:ilvl w:val="0"/>
          <w:numId w:val="13"/>
        </w:numPr>
        <w:shd w:val="clear" w:color="auto" w:fill="FFFFFF"/>
        <w:spacing w:before="100" w:beforeAutospacing="1" w:after="100" w:afterAutospacing="1" w:line="495" w:lineRule="atLeast"/>
        <w:jc w:val="both"/>
        <w:rPr>
          <w:rFonts w:ascii="Georgia" w:hAnsi="Georgia"/>
          <w:color w:val="222222"/>
          <w:sz w:val="32"/>
          <w:szCs w:val="32"/>
        </w:rPr>
      </w:pPr>
      <w:r w:rsidRPr="008123F5">
        <w:rPr>
          <w:rStyle w:val="Strong"/>
          <w:rFonts w:ascii="Georgia" w:hAnsi="Georgia"/>
          <w:color w:val="222222"/>
          <w:sz w:val="32"/>
          <w:szCs w:val="32"/>
        </w:rPr>
        <w:t>Variance</w:t>
      </w:r>
      <w:r w:rsidRPr="008123F5">
        <w:rPr>
          <w:rFonts w:ascii="Georgia" w:hAnsi="Georgia"/>
          <w:color w:val="222222"/>
          <w:sz w:val="32"/>
          <w:szCs w:val="32"/>
        </w:rPr>
        <w:t> – for calculating the variation of data distributed across dimensionality of graph</w:t>
      </w:r>
    </w:p>
    <w:p w14:paraId="43A2284B" w14:textId="77777777" w:rsidR="00E00061" w:rsidRPr="008123F5" w:rsidRDefault="00E00061" w:rsidP="00E00061">
      <w:pPr>
        <w:numPr>
          <w:ilvl w:val="0"/>
          <w:numId w:val="13"/>
        </w:numPr>
        <w:shd w:val="clear" w:color="auto" w:fill="FFFFFF"/>
        <w:spacing w:before="100" w:beforeAutospacing="1" w:after="100" w:afterAutospacing="1" w:line="495" w:lineRule="atLeast"/>
        <w:jc w:val="both"/>
        <w:rPr>
          <w:rFonts w:ascii="Georgia" w:hAnsi="Georgia"/>
          <w:color w:val="222222"/>
          <w:sz w:val="32"/>
          <w:szCs w:val="32"/>
        </w:rPr>
      </w:pPr>
      <w:r w:rsidRPr="008123F5">
        <w:rPr>
          <w:rStyle w:val="Strong"/>
          <w:rFonts w:ascii="Georgia" w:hAnsi="Georgia"/>
          <w:color w:val="222222"/>
          <w:sz w:val="32"/>
          <w:szCs w:val="32"/>
        </w:rPr>
        <w:t>Covariance</w:t>
      </w:r>
      <w:r w:rsidRPr="008123F5">
        <w:rPr>
          <w:rFonts w:ascii="Georgia" w:hAnsi="Georgia"/>
          <w:color w:val="222222"/>
          <w:sz w:val="32"/>
          <w:szCs w:val="32"/>
        </w:rPr>
        <w:t> – calculating dependencies and relationship between features</w:t>
      </w:r>
    </w:p>
    <w:p w14:paraId="3EF0A9A7" w14:textId="77777777" w:rsidR="00E00061" w:rsidRPr="008123F5" w:rsidRDefault="00E00061" w:rsidP="00E00061">
      <w:pPr>
        <w:numPr>
          <w:ilvl w:val="0"/>
          <w:numId w:val="13"/>
        </w:numPr>
        <w:shd w:val="clear" w:color="auto" w:fill="FFFFFF"/>
        <w:spacing w:before="100" w:beforeAutospacing="1" w:after="100" w:afterAutospacing="1" w:line="495" w:lineRule="atLeast"/>
        <w:jc w:val="both"/>
        <w:rPr>
          <w:rFonts w:ascii="Georgia" w:hAnsi="Georgia"/>
          <w:color w:val="222222"/>
          <w:sz w:val="32"/>
          <w:szCs w:val="32"/>
        </w:rPr>
      </w:pPr>
      <w:r w:rsidRPr="008123F5">
        <w:rPr>
          <w:rStyle w:val="Strong"/>
          <w:rFonts w:ascii="Georgia" w:hAnsi="Georgia"/>
          <w:color w:val="222222"/>
          <w:sz w:val="32"/>
          <w:szCs w:val="32"/>
        </w:rPr>
        <w:t>Standardizing data</w:t>
      </w:r>
      <w:r w:rsidRPr="008123F5">
        <w:rPr>
          <w:rFonts w:ascii="Georgia" w:hAnsi="Georgia"/>
          <w:color w:val="222222"/>
          <w:sz w:val="32"/>
          <w:szCs w:val="32"/>
        </w:rPr>
        <w:t> – Scaling our dataset within a specific range for unbiased output</w:t>
      </w:r>
    </w:p>
    <w:p w14:paraId="31A92E6E" w14:textId="26308F23" w:rsidR="00E00061" w:rsidRPr="008123F5" w:rsidRDefault="00E00061" w:rsidP="00E00061">
      <w:pPr>
        <w:shd w:val="clear" w:color="auto" w:fill="FFFFFF"/>
        <w:spacing w:after="0" w:line="240" w:lineRule="auto"/>
        <w:rPr>
          <w:rFonts w:ascii="Georgia" w:hAnsi="Georgia"/>
          <w:color w:val="222222"/>
          <w:sz w:val="32"/>
          <w:szCs w:val="32"/>
        </w:rPr>
      </w:pPr>
      <w:r w:rsidRPr="008123F5">
        <w:rPr>
          <w:rFonts w:ascii="Georgia" w:hAnsi="Georgia"/>
          <w:noProof/>
          <w:color w:val="222222"/>
          <w:sz w:val="32"/>
          <w:szCs w:val="32"/>
        </w:rPr>
        <w:drawing>
          <wp:inline distT="0" distB="0" distL="0" distR="0" wp14:anchorId="7B06D64C" wp14:editId="2F713CA7">
            <wp:extent cx="5731510" cy="2634615"/>
            <wp:effectExtent l="0" t="0" r="2540" b="0"/>
            <wp:docPr id="1481407798" name="Picture 11" descr="principal component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rincipal component analysi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634615"/>
                    </a:xfrm>
                    <a:prstGeom prst="rect">
                      <a:avLst/>
                    </a:prstGeom>
                    <a:noFill/>
                    <a:ln>
                      <a:noFill/>
                    </a:ln>
                  </pic:spPr>
                </pic:pic>
              </a:graphicData>
            </a:graphic>
          </wp:inline>
        </w:drawing>
      </w:r>
    </w:p>
    <w:p w14:paraId="426705BB" w14:textId="77777777" w:rsidR="00E00061" w:rsidRPr="008123F5" w:rsidRDefault="00E00061" w:rsidP="00E00061">
      <w:pPr>
        <w:shd w:val="clear" w:color="auto" w:fill="FFFFFF"/>
        <w:spacing w:after="100" w:afterAutospacing="1" w:line="495" w:lineRule="atLeast"/>
        <w:jc w:val="center"/>
        <w:rPr>
          <w:rFonts w:ascii="Georgia" w:hAnsi="Georgia"/>
          <w:color w:val="222222"/>
          <w:sz w:val="32"/>
          <w:szCs w:val="32"/>
        </w:rPr>
      </w:pPr>
      <w:r w:rsidRPr="008123F5">
        <w:rPr>
          <w:rFonts w:ascii="Georgia" w:hAnsi="Georgia"/>
          <w:color w:val="222222"/>
          <w:sz w:val="32"/>
          <w:szCs w:val="32"/>
        </w:rPr>
        <w:t>Image Source: </w:t>
      </w:r>
      <w:hyperlink r:id="rId34" w:tgtFrame="_blank" w:history="1">
        <w:r w:rsidRPr="008123F5">
          <w:rPr>
            <w:rStyle w:val="Hyperlink"/>
            <w:rFonts w:ascii="Georgia" w:hAnsi="Georgia"/>
            <w:color w:val="007BFF"/>
            <w:sz w:val="32"/>
            <w:szCs w:val="32"/>
          </w:rPr>
          <w:t>PCA Terminologies </w:t>
        </w:r>
      </w:hyperlink>
    </w:p>
    <w:p w14:paraId="0553B3A0" w14:textId="77777777" w:rsidR="00E00061" w:rsidRPr="008123F5" w:rsidRDefault="00E00061" w:rsidP="00E00061">
      <w:pPr>
        <w:numPr>
          <w:ilvl w:val="0"/>
          <w:numId w:val="14"/>
        </w:numPr>
        <w:shd w:val="clear" w:color="auto" w:fill="FFFFFF"/>
        <w:spacing w:before="100" w:beforeAutospacing="1" w:after="100" w:afterAutospacing="1" w:line="495" w:lineRule="atLeast"/>
        <w:jc w:val="both"/>
        <w:rPr>
          <w:rFonts w:ascii="Georgia" w:hAnsi="Georgia"/>
          <w:color w:val="222222"/>
          <w:sz w:val="32"/>
          <w:szCs w:val="32"/>
        </w:rPr>
      </w:pPr>
      <w:r w:rsidRPr="008123F5">
        <w:rPr>
          <w:rStyle w:val="Strong"/>
          <w:rFonts w:ascii="Georgia" w:hAnsi="Georgia"/>
          <w:color w:val="222222"/>
          <w:sz w:val="32"/>
          <w:szCs w:val="32"/>
        </w:rPr>
        <w:t>Covariance matrix</w:t>
      </w:r>
      <w:r w:rsidRPr="008123F5">
        <w:rPr>
          <w:rFonts w:ascii="Georgia" w:hAnsi="Georgia"/>
          <w:color w:val="222222"/>
          <w:sz w:val="32"/>
          <w:szCs w:val="32"/>
        </w:rPr>
        <w:t> – Used for calculating interdependencies between the features or variables and also helps in reduce it to improve the performance</w:t>
      </w:r>
    </w:p>
    <w:p w14:paraId="771EA8AF" w14:textId="0DC6E861" w:rsidR="00E00061" w:rsidRPr="008123F5" w:rsidRDefault="00E00061" w:rsidP="00E00061">
      <w:pPr>
        <w:shd w:val="clear" w:color="auto" w:fill="FFFFFF"/>
        <w:spacing w:after="0" w:line="240" w:lineRule="auto"/>
        <w:rPr>
          <w:rFonts w:ascii="Georgia" w:hAnsi="Georgia"/>
          <w:color w:val="222222"/>
          <w:sz w:val="32"/>
          <w:szCs w:val="32"/>
        </w:rPr>
      </w:pPr>
      <w:r w:rsidRPr="008123F5">
        <w:rPr>
          <w:rFonts w:ascii="Georgia" w:hAnsi="Georgia"/>
          <w:noProof/>
          <w:color w:val="222222"/>
          <w:sz w:val="32"/>
          <w:szCs w:val="32"/>
        </w:rPr>
        <w:lastRenderedPageBreak/>
        <w:drawing>
          <wp:inline distT="0" distB="0" distL="0" distR="0" wp14:anchorId="50582974" wp14:editId="75B076B5">
            <wp:extent cx="5731510" cy="2860040"/>
            <wp:effectExtent l="0" t="0" r="2540" b="0"/>
            <wp:docPr id="494807209" name="Picture 10" descr="Covariance matrix, P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variance matrix, PC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860040"/>
                    </a:xfrm>
                    <a:prstGeom prst="rect">
                      <a:avLst/>
                    </a:prstGeom>
                    <a:noFill/>
                    <a:ln>
                      <a:noFill/>
                    </a:ln>
                  </pic:spPr>
                </pic:pic>
              </a:graphicData>
            </a:graphic>
          </wp:inline>
        </w:drawing>
      </w:r>
    </w:p>
    <w:p w14:paraId="6E3A3E2D" w14:textId="77777777" w:rsidR="00E00061" w:rsidRPr="008123F5" w:rsidRDefault="00E00061" w:rsidP="00E00061">
      <w:pPr>
        <w:pStyle w:val="NormalWeb"/>
        <w:shd w:val="clear" w:color="auto" w:fill="FFFFFF"/>
        <w:spacing w:before="0" w:beforeAutospacing="0" w:line="495" w:lineRule="atLeast"/>
        <w:jc w:val="center"/>
        <w:rPr>
          <w:rFonts w:ascii="Georgia" w:hAnsi="Georgia"/>
          <w:color w:val="222222"/>
          <w:sz w:val="32"/>
          <w:szCs w:val="32"/>
        </w:rPr>
      </w:pPr>
      <w:r w:rsidRPr="008123F5">
        <w:rPr>
          <w:rFonts w:ascii="Georgia" w:hAnsi="Georgia"/>
          <w:color w:val="222222"/>
          <w:sz w:val="32"/>
          <w:szCs w:val="32"/>
        </w:rPr>
        <w:t>Source: https://www.exceldemy.com/calculate-covariance-matrix-in-excel/</w:t>
      </w:r>
    </w:p>
    <w:p w14:paraId="4B70473F" w14:textId="11949036" w:rsidR="00E00061" w:rsidRPr="008123F5" w:rsidRDefault="00E00061" w:rsidP="00E00061">
      <w:pPr>
        <w:numPr>
          <w:ilvl w:val="0"/>
          <w:numId w:val="15"/>
        </w:numPr>
        <w:shd w:val="clear" w:color="auto" w:fill="FFFFFF"/>
        <w:spacing w:before="100" w:beforeAutospacing="1" w:after="100" w:afterAutospacing="1" w:line="495" w:lineRule="atLeast"/>
        <w:jc w:val="both"/>
        <w:rPr>
          <w:rFonts w:ascii="Georgia" w:hAnsi="Georgia"/>
          <w:color w:val="222222"/>
          <w:sz w:val="32"/>
          <w:szCs w:val="32"/>
        </w:rPr>
      </w:pPr>
      <w:r w:rsidRPr="008123F5">
        <w:rPr>
          <w:rStyle w:val="Strong"/>
          <w:rFonts w:ascii="Georgia" w:hAnsi="Georgia"/>
          <w:color w:val="222222"/>
          <w:sz w:val="32"/>
          <w:szCs w:val="32"/>
        </w:rPr>
        <w:t>EigenValues and EigenVectors</w:t>
      </w:r>
      <w:r w:rsidRPr="008123F5">
        <w:rPr>
          <w:rFonts w:ascii="Georgia" w:hAnsi="Georgia"/>
          <w:color w:val="222222"/>
          <w:sz w:val="32"/>
          <w:szCs w:val="32"/>
        </w:rPr>
        <w:t> – Eigenvectors’ purpose is to find out the largest variance that exists in the dataset to calculate Principal Component. Eigenvalue means the magnitude of the Eigenvector. Eigenvalue indicates variance in a particular direction and whereas eigenvector is expanding or contracting X-Y (2D) graph without altering the direction.</w:t>
      </w:r>
      <w:r w:rsidR="00F43FE6">
        <w:rPr>
          <w:rFonts w:ascii="Georgia" w:hAnsi="Georgia"/>
          <w:color w:val="222222"/>
          <w:sz w:val="32"/>
          <w:szCs w:val="32"/>
        </w:rPr>
        <w:t xml:space="preserve"> </w:t>
      </w:r>
    </w:p>
    <w:p w14:paraId="2D6A2251" w14:textId="52A170BD" w:rsidR="00E00061" w:rsidRPr="008123F5" w:rsidRDefault="00E00061" w:rsidP="00E00061">
      <w:pPr>
        <w:shd w:val="clear" w:color="auto" w:fill="FFFFFF"/>
        <w:spacing w:after="0" w:line="240" w:lineRule="auto"/>
        <w:rPr>
          <w:rFonts w:ascii="Georgia" w:hAnsi="Georgia"/>
          <w:color w:val="222222"/>
          <w:sz w:val="32"/>
          <w:szCs w:val="32"/>
        </w:rPr>
      </w:pPr>
      <w:r w:rsidRPr="008123F5">
        <w:rPr>
          <w:rFonts w:ascii="Georgia" w:hAnsi="Georgia"/>
          <w:noProof/>
          <w:color w:val="222222"/>
          <w:sz w:val="32"/>
          <w:szCs w:val="32"/>
        </w:rPr>
        <w:drawing>
          <wp:inline distT="0" distB="0" distL="0" distR="0" wp14:anchorId="613B2D1E" wp14:editId="5A859B3E">
            <wp:extent cx="5731510" cy="2790825"/>
            <wp:effectExtent l="0" t="0" r="2540" b="9525"/>
            <wp:docPr id="459612586" name="Picture 9" descr="PCA, Eigen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CA, Eigenvalue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790825"/>
                    </a:xfrm>
                    <a:prstGeom prst="rect">
                      <a:avLst/>
                    </a:prstGeom>
                    <a:noFill/>
                    <a:ln>
                      <a:noFill/>
                    </a:ln>
                  </pic:spPr>
                </pic:pic>
              </a:graphicData>
            </a:graphic>
          </wp:inline>
        </w:drawing>
      </w:r>
    </w:p>
    <w:p w14:paraId="5BB33C84" w14:textId="77777777" w:rsidR="00E00061" w:rsidRPr="008123F5" w:rsidRDefault="00E00061" w:rsidP="00E00061">
      <w:pPr>
        <w:pStyle w:val="NormalWeb"/>
        <w:shd w:val="clear" w:color="auto" w:fill="FFFFFF"/>
        <w:spacing w:before="0" w:beforeAutospacing="0" w:line="495" w:lineRule="atLeast"/>
        <w:jc w:val="center"/>
        <w:rPr>
          <w:rFonts w:ascii="Georgia" w:hAnsi="Georgia"/>
          <w:color w:val="222222"/>
          <w:sz w:val="32"/>
          <w:szCs w:val="32"/>
        </w:rPr>
      </w:pPr>
      <w:r w:rsidRPr="008123F5">
        <w:rPr>
          <w:rFonts w:ascii="Georgia" w:hAnsi="Georgia"/>
          <w:color w:val="222222"/>
          <w:sz w:val="32"/>
          <w:szCs w:val="32"/>
        </w:rPr>
        <w:lastRenderedPageBreak/>
        <w:t>Source: https://byjus.com/maths/eigen-values/</w:t>
      </w:r>
    </w:p>
    <w:p w14:paraId="06256B8C" w14:textId="77777777" w:rsidR="00E00061" w:rsidRPr="008123F5" w:rsidRDefault="00E00061" w:rsidP="00E00061">
      <w:pPr>
        <w:pStyle w:val="NormalWeb"/>
        <w:shd w:val="clear" w:color="auto" w:fill="FFFFFF"/>
        <w:spacing w:before="0" w:beforeAutospacing="0" w:line="495" w:lineRule="atLeast"/>
        <w:rPr>
          <w:rFonts w:ascii="Georgia" w:hAnsi="Georgia"/>
          <w:color w:val="222222"/>
          <w:sz w:val="32"/>
          <w:szCs w:val="32"/>
        </w:rPr>
      </w:pPr>
      <w:r w:rsidRPr="008123F5">
        <w:rPr>
          <w:rFonts w:ascii="Georgia" w:hAnsi="Georgia"/>
          <w:color w:val="222222"/>
          <w:sz w:val="32"/>
          <w:szCs w:val="32"/>
        </w:rPr>
        <w:t>In this shear mapping, the blue arrow changes direction whereas the pink arrow does not. The pink arrow in this instance is an eigenvector because of its constant orientation. The length of this arrow is also unaltered, and its eigenvalue is 1. Technically, PC is a straight line that captures the maximum variance (information) of the data. PC shows direction and magnitude. PC are perpendicular to each other.</w:t>
      </w:r>
    </w:p>
    <w:p w14:paraId="649B9A4C" w14:textId="77777777" w:rsidR="00E00061" w:rsidRPr="008123F5" w:rsidRDefault="00E00061" w:rsidP="00E00061">
      <w:pPr>
        <w:numPr>
          <w:ilvl w:val="0"/>
          <w:numId w:val="16"/>
        </w:numPr>
        <w:shd w:val="clear" w:color="auto" w:fill="FFFFFF"/>
        <w:spacing w:before="100" w:beforeAutospacing="1" w:after="100" w:afterAutospacing="1" w:line="495" w:lineRule="atLeast"/>
        <w:jc w:val="both"/>
        <w:rPr>
          <w:rFonts w:ascii="Georgia" w:hAnsi="Georgia"/>
          <w:color w:val="222222"/>
          <w:sz w:val="32"/>
          <w:szCs w:val="32"/>
        </w:rPr>
      </w:pPr>
      <w:r w:rsidRPr="008123F5">
        <w:rPr>
          <w:rStyle w:val="Strong"/>
          <w:rFonts w:ascii="Georgia" w:hAnsi="Georgia"/>
          <w:color w:val="222222"/>
          <w:sz w:val="32"/>
          <w:szCs w:val="32"/>
        </w:rPr>
        <w:t>Dimensionality Reduction –</w:t>
      </w:r>
      <w:r w:rsidRPr="008123F5">
        <w:rPr>
          <w:rFonts w:ascii="Georgia" w:hAnsi="Georgia"/>
          <w:color w:val="222222"/>
          <w:sz w:val="32"/>
          <w:szCs w:val="32"/>
        </w:rPr>
        <w:t> Transpose of original data and multiply it by transposing of the derived feature vector. Reducing the features without losing information.</w:t>
      </w:r>
    </w:p>
    <w:p w14:paraId="407B378A" w14:textId="7A40B885" w:rsidR="00E00061" w:rsidRPr="008123F5" w:rsidRDefault="00E00061" w:rsidP="00E00061">
      <w:pPr>
        <w:shd w:val="clear" w:color="auto" w:fill="FFFFFF"/>
        <w:spacing w:after="0" w:line="240" w:lineRule="auto"/>
        <w:jc w:val="center"/>
        <w:rPr>
          <w:rFonts w:ascii="Georgia" w:hAnsi="Georgia"/>
          <w:color w:val="222222"/>
          <w:sz w:val="32"/>
          <w:szCs w:val="32"/>
        </w:rPr>
      </w:pPr>
      <w:r w:rsidRPr="008123F5">
        <w:rPr>
          <w:rFonts w:ascii="Georgia" w:hAnsi="Georgia"/>
          <w:noProof/>
          <w:color w:val="222222"/>
          <w:sz w:val="32"/>
          <w:szCs w:val="32"/>
        </w:rPr>
        <w:drawing>
          <wp:inline distT="0" distB="0" distL="0" distR="0" wp14:anchorId="363EB9E8" wp14:editId="554323D8">
            <wp:extent cx="5731510" cy="3528695"/>
            <wp:effectExtent l="0" t="0" r="2540" b="0"/>
            <wp:docPr id="6725941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3528695"/>
                    </a:xfrm>
                    <a:prstGeom prst="rect">
                      <a:avLst/>
                    </a:prstGeom>
                    <a:noFill/>
                    <a:ln>
                      <a:noFill/>
                    </a:ln>
                  </pic:spPr>
                </pic:pic>
              </a:graphicData>
            </a:graphic>
          </wp:inline>
        </w:drawing>
      </w:r>
    </w:p>
    <w:p w14:paraId="520E927B" w14:textId="77777777" w:rsidR="00E00061" w:rsidRPr="008123F5" w:rsidRDefault="00E00061" w:rsidP="00E00061">
      <w:pPr>
        <w:pStyle w:val="NormalWeb"/>
        <w:shd w:val="clear" w:color="auto" w:fill="FFFFFF"/>
        <w:spacing w:before="0" w:beforeAutospacing="0" w:line="495" w:lineRule="atLeast"/>
        <w:jc w:val="center"/>
        <w:rPr>
          <w:rFonts w:ascii="Georgia" w:hAnsi="Georgia"/>
          <w:color w:val="222222"/>
          <w:sz w:val="32"/>
          <w:szCs w:val="32"/>
        </w:rPr>
      </w:pPr>
      <w:r w:rsidRPr="008123F5">
        <w:rPr>
          <w:rFonts w:ascii="Georgia" w:hAnsi="Georgia"/>
          <w:color w:val="222222"/>
          <w:sz w:val="32"/>
          <w:szCs w:val="32"/>
        </w:rPr>
        <w:t>Source: https://www.displayr.com/category/data-science/dimension-reduction/</w:t>
      </w:r>
    </w:p>
    <w:p w14:paraId="273434C6" w14:textId="77777777" w:rsidR="00E00061" w:rsidRPr="008123F5" w:rsidRDefault="00E00061">
      <w:pPr>
        <w:rPr>
          <w:rFonts w:ascii="Georgia" w:hAnsi="Georgia"/>
          <w:sz w:val="32"/>
          <w:szCs w:val="32"/>
        </w:rPr>
      </w:pPr>
    </w:p>
    <w:p w14:paraId="32780042" w14:textId="77777777" w:rsidR="00A10FD6" w:rsidRPr="008123F5" w:rsidRDefault="00A10FD6" w:rsidP="00A10FD6">
      <w:pPr>
        <w:pStyle w:val="Heading2"/>
        <w:shd w:val="clear" w:color="auto" w:fill="FFFFFF"/>
        <w:spacing w:before="450"/>
        <w:rPr>
          <w:rFonts w:ascii="Georgia" w:hAnsi="Georgia"/>
          <w:color w:val="222222"/>
          <w:sz w:val="32"/>
          <w:szCs w:val="32"/>
        </w:rPr>
      </w:pPr>
      <w:r w:rsidRPr="008123F5">
        <w:rPr>
          <w:rFonts w:ascii="Georgia" w:hAnsi="Georgia"/>
          <w:b/>
          <w:bCs/>
          <w:color w:val="222222"/>
          <w:sz w:val="32"/>
          <w:szCs w:val="32"/>
        </w:rPr>
        <w:lastRenderedPageBreak/>
        <w:t>How does PCA work?</w:t>
      </w:r>
    </w:p>
    <w:p w14:paraId="40AEC0AA" w14:textId="77777777" w:rsidR="00A10FD6" w:rsidRPr="008123F5" w:rsidRDefault="00A10FD6" w:rsidP="00A10FD6">
      <w:pPr>
        <w:pStyle w:val="NormalWeb"/>
        <w:shd w:val="clear" w:color="auto" w:fill="FFFFFF"/>
        <w:spacing w:before="0" w:beforeAutospacing="0" w:line="495" w:lineRule="atLeast"/>
        <w:jc w:val="both"/>
        <w:rPr>
          <w:rFonts w:ascii="Georgia" w:hAnsi="Georgia"/>
          <w:color w:val="222222"/>
          <w:sz w:val="32"/>
          <w:szCs w:val="32"/>
        </w:rPr>
      </w:pPr>
      <w:r w:rsidRPr="008123F5">
        <w:rPr>
          <w:rFonts w:ascii="Georgia" w:hAnsi="Georgia"/>
          <w:color w:val="222222"/>
          <w:sz w:val="32"/>
          <w:szCs w:val="32"/>
        </w:rPr>
        <w:t>The steps involved for PCA are as follows-</w:t>
      </w:r>
    </w:p>
    <w:p w14:paraId="0B2207B0" w14:textId="77777777" w:rsidR="00A10FD6" w:rsidRPr="008123F5" w:rsidRDefault="00A10FD6" w:rsidP="00A10FD6">
      <w:pPr>
        <w:numPr>
          <w:ilvl w:val="0"/>
          <w:numId w:val="17"/>
        </w:numPr>
        <w:shd w:val="clear" w:color="auto" w:fill="FFFFFF"/>
        <w:spacing w:before="100" w:beforeAutospacing="1" w:after="100" w:afterAutospacing="1" w:line="495" w:lineRule="atLeast"/>
        <w:jc w:val="both"/>
        <w:rPr>
          <w:rFonts w:ascii="Georgia" w:hAnsi="Georgia"/>
          <w:color w:val="222222"/>
          <w:sz w:val="32"/>
          <w:szCs w:val="32"/>
        </w:rPr>
      </w:pPr>
      <w:r w:rsidRPr="008123F5">
        <w:rPr>
          <w:rFonts w:ascii="Georgia" w:hAnsi="Georgia"/>
          <w:color w:val="222222"/>
          <w:sz w:val="32"/>
          <w:szCs w:val="32"/>
        </w:rPr>
        <w:t>Original Data</w:t>
      </w:r>
    </w:p>
    <w:p w14:paraId="338D9AD1" w14:textId="77777777" w:rsidR="00A10FD6" w:rsidRPr="008123F5" w:rsidRDefault="00A10FD6" w:rsidP="00A10FD6">
      <w:pPr>
        <w:numPr>
          <w:ilvl w:val="0"/>
          <w:numId w:val="17"/>
        </w:numPr>
        <w:shd w:val="clear" w:color="auto" w:fill="FFFFFF"/>
        <w:spacing w:before="100" w:beforeAutospacing="1" w:after="100" w:afterAutospacing="1" w:line="495" w:lineRule="atLeast"/>
        <w:jc w:val="both"/>
        <w:rPr>
          <w:rFonts w:ascii="Georgia" w:hAnsi="Georgia"/>
          <w:color w:val="222222"/>
          <w:sz w:val="32"/>
          <w:szCs w:val="32"/>
        </w:rPr>
      </w:pPr>
      <w:r w:rsidRPr="008123F5">
        <w:rPr>
          <w:rFonts w:ascii="Georgia" w:hAnsi="Georgia"/>
          <w:color w:val="222222"/>
          <w:sz w:val="32"/>
          <w:szCs w:val="32"/>
        </w:rPr>
        <w:t>Normalize the original data (mean =0, variance =1)</w:t>
      </w:r>
    </w:p>
    <w:p w14:paraId="042A7D07" w14:textId="616AA3AA" w:rsidR="00A10FD6" w:rsidRPr="008123F5" w:rsidRDefault="00A10FD6" w:rsidP="00A10FD6">
      <w:pPr>
        <w:numPr>
          <w:ilvl w:val="0"/>
          <w:numId w:val="17"/>
        </w:numPr>
        <w:shd w:val="clear" w:color="auto" w:fill="FFFFFF"/>
        <w:spacing w:before="100" w:beforeAutospacing="1" w:after="100" w:afterAutospacing="1" w:line="495" w:lineRule="atLeast"/>
        <w:jc w:val="both"/>
        <w:rPr>
          <w:rFonts w:ascii="Georgia" w:hAnsi="Georgia"/>
          <w:color w:val="222222"/>
          <w:sz w:val="32"/>
          <w:szCs w:val="32"/>
        </w:rPr>
      </w:pPr>
      <w:r w:rsidRPr="008123F5">
        <w:rPr>
          <w:rFonts w:ascii="Georgia" w:hAnsi="Georgia"/>
          <w:color w:val="222222"/>
          <w:sz w:val="32"/>
          <w:szCs w:val="32"/>
        </w:rPr>
        <w:t>Calculating covariance matrix</w:t>
      </w:r>
    </w:p>
    <w:p w14:paraId="73DC5559" w14:textId="77777777" w:rsidR="00A10FD6" w:rsidRPr="008123F5" w:rsidRDefault="00A10FD6" w:rsidP="00A10FD6">
      <w:pPr>
        <w:numPr>
          <w:ilvl w:val="0"/>
          <w:numId w:val="17"/>
        </w:numPr>
        <w:shd w:val="clear" w:color="auto" w:fill="FFFFFF"/>
        <w:spacing w:before="100" w:beforeAutospacing="1" w:after="100" w:afterAutospacing="1" w:line="495" w:lineRule="atLeast"/>
        <w:jc w:val="both"/>
        <w:rPr>
          <w:rFonts w:ascii="Georgia" w:hAnsi="Georgia"/>
          <w:color w:val="222222"/>
          <w:sz w:val="32"/>
          <w:szCs w:val="32"/>
        </w:rPr>
      </w:pPr>
      <w:r w:rsidRPr="008123F5">
        <w:rPr>
          <w:rFonts w:ascii="Georgia" w:hAnsi="Georgia"/>
          <w:color w:val="222222"/>
          <w:sz w:val="32"/>
          <w:szCs w:val="32"/>
        </w:rPr>
        <w:t>Calculating Eigen values, Eigen vectors, and normalized Eigenvectors</w:t>
      </w:r>
    </w:p>
    <w:p w14:paraId="66C319F0" w14:textId="77777777" w:rsidR="00A10FD6" w:rsidRPr="008123F5" w:rsidRDefault="00A10FD6" w:rsidP="00A10FD6">
      <w:pPr>
        <w:numPr>
          <w:ilvl w:val="0"/>
          <w:numId w:val="17"/>
        </w:numPr>
        <w:shd w:val="clear" w:color="auto" w:fill="FFFFFF"/>
        <w:spacing w:before="100" w:beforeAutospacing="1" w:after="100" w:afterAutospacing="1" w:line="495" w:lineRule="atLeast"/>
        <w:jc w:val="both"/>
        <w:rPr>
          <w:rFonts w:ascii="Georgia" w:hAnsi="Georgia"/>
          <w:color w:val="222222"/>
          <w:sz w:val="32"/>
          <w:szCs w:val="32"/>
        </w:rPr>
      </w:pPr>
      <w:r w:rsidRPr="008123F5">
        <w:rPr>
          <w:rFonts w:ascii="Georgia" w:hAnsi="Georgia"/>
          <w:color w:val="222222"/>
          <w:sz w:val="32"/>
          <w:szCs w:val="32"/>
        </w:rPr>
        <w:t>Calculating Principal Component (PC)</w:t>
      </w:r>
    </w:p>
    <w:p w14:paraId="65C6E786" w14:textId="77777777" w:rsidR="00A10FD6" w:rsidRPr="008123F5" w:rsidRDefault="00A10FD6" w:rsidP="00A10FD6">
      <w:pPr>
        <w:numPr>
          <w:ilvl w:val="0"/>
          <w:numId w:val="17"/>
        </w:numPr>
        <w:shd w:val="clear" w:color="auto" w:fill="FFFFFF"/>
        <w:spacing w:before="100" w:beforeAutospacing="1" w:after="100" w:afterAutospacing="1" w:line="495" w:lineRule="atLeast"/>
        <w:jc w:val="both"/>
        <w:rPr>
          <w:rFonts w:ascii="Georgia" w:hAnsi="Georgia"/>
          <w:color w:val="222222"/>
          <w:sz w:val="32"/>
          <w:szCs w:val="32"/>
        </w:rPr>
      </w:pPr>
      <w:r w:rsidRPr="008123F5">
        <w:rPr>
          <w:rFonts w:ascii="Georgia" w:hAnsi="Georgia"/>
          <w:color w:val="222222"/>
          <w:sz w:val="32"/>
          <w:szCs w:val="32"/>
        </w:rPr>
        <w:t>Plot the graph for orthogonality between PCs</w:t>
      </w:r>
    </w:p>
    <w:p w14:paraId="4060C3C3" w14:textId="77777777" w:rsidR="00A10FD6" w:rsidRPr="008123F5" w:rsidRDefault="00A10FD6" w:rsidP="00A10FD6">
      <w:pPr>
        <w:pStyle w:val="Heading2"/>
        <w:shd w:val="clear" w:color="auto" w:fill="FFFFFF"/>
        <w:spacing w:line="312" w:lineRule="atLeast"/>
        <w:jc w:val="both"/>
        <w:rPr>
          <w:rFonts w:ascii="Georgia" w:hAnsi="Georgia" w:cs="Helvetica"/>
          <w:color w:val="610B38"/>
          <w:sz w:val="32"/>
          <w:szCs w:val="32"/>
        </w:rPr>
      </w:pPr>
      <w:r w:rsidRPr="008123F5">
        <w:rPr>
          <w:rFonts w:ascii="Georgia" w:hAnsi="Georgia" w:cs="Helvetica"/>
          <w:b/>
          <w:bCs/>
          <w:color w:val="610B38"/>
          <w:sz w:val="32"/>
          <w:szCs w:val="32"/>
        </w:rPr>
        <w:t>Applications of Principal Component Analysis</w:t>
      </w:r>
    </w:p>
    <w:p w14:paraId="5B42D7D8" w14:textId="77777777" w:rsidR="00A10FD6" w:rsidRPr="008123F5" w:rsidRDefault="00A10FD6" w:rsidP="00A10FD6">
      <w:pPr>
        <w:numPr>
          <w:ilvl w:val="0"/>
          <w:numId w:val="18"/>
        </w:numPr>
        <w:shd w:val="clear" w:color="auto" w:fill="FFFFFF"/>
        <w:spacing w:before="60" w:after="100" w:afterAutospacing="1" w:line="375" w:lineRule="atLeast"/>
        <w:jc w:val="both"/>
        <w:rPr>
          <w:rFonts w:ascii="Georgia" w:hAnsi="Georgia" w:cs="Segoe UI"/>
          <w:color w:val="000000"/>
          <w:sz w:val="32"/>
          <w:szCs w:val="32"/>
        </w:rPr>
      </w:pPr>
      <w:r w:rsidRPr="008123F5">
        <w:rPr>
          <w:rFonts w:ascii="Georgia" w:hAnsi="Georgia" w:cs="Segoe UI"/>
          <w:color w:val="000000"/>
          <w:sz w:val="32"/>
          <w:szCs w:val="32"/>
        </w:rPr>
        <w:t>PCA is mainly used as the dimensionality reduction technique in various AI applications such </w:t>
      </w:r>
      <w:r w:rsidRPr="008123F5">
        <w:rPr>
          <w:rStyle w:val="Strong"/>
          <w:rFonts w:ascii="Georgia" w:hAnsi="Georgia" w:cs="Segoe UI"/>
          <w:color w:val="000000"/>
          <w:sz w:val="32"/>
          <w:szCs w:val="32"/>
        </w:rPr>
        <w:t>as computer vision, image compression, etc.</w:t>
      </w:r>
    </w:p>
    <w:p w14:paraId="2E5F68AA" w14:textId="77777777" w:rsidR="00A10FD6" w:rsidRPr="008123F5" w:rsidRDefault="00A10FD6" w:rsidP="00A10FD6">
      <w:pPr>
        <w:numPr>
          <w:ilvl w:val="0"/>
          <w:numId w:val="18"/>
        </w:numPr>
        <w:shd w:val="clear" w:color="auto" w:fill="FFFFFF"/>
        <w:spacing w:before="60" w:after="100" w:afterAutospacing="1" w:line="375" w:lineRule="atLeast"/>
        <w:jc w:val="both"/>
        <w:rPr>
          <w:rFonts w:ascii="Georgia" w:hAnsi="Georgia" w:cs="Segoe UI"/>
          <w:color w:val="000000"/>
          <w:sz w:val="32"/>
          <w:szCs w:val="32"/>
        </w:rPr>
      </w:pPr>
      <w:r w:rsidRPr="008123F5">
        <w:rPr>
          <w:rFonts w:ascii="Georgia" w:hAnsi="Georgia" w:cs="Segoe UI"/>
          <w:color w:val="000000"/>
          <w:sz w:val="32"/>
          <w:szCs w:val="32"/>
        </w:rPr>
        <w:t>It can also be used for finding hidden patterns if data has high dimensions. Some fields where PCA is used are Finance, data mining, Psychology, etc.</w:t>
      </w:r>
    </w:p>
    <w:p w14:paraId="3F2950D1" w14:textId="77777777" w:rsidR="00E00061" w:rsidRPr="008123F5" w:rsidRDefault="00E00061">
      <w:pPr>
        <w:rPr>
          <w:rFonts w:ascii="Georgia" w:hAnsi="Georgia"/>
          <w:sz w:val="32"/>
          <w:szCs w:val="32"/>
        </w:rPr>
      </w:pPr>
    </w:p>
    <w:p w14:paraId="34B99E28" w14:textId="77777777" w:rsidR="00A10FD6" w:rsidRPr="008123F5" w:rsidRDefault="00A10FD6">
      <w:pPr>
        <w:rPr>
          <w:rFonts w:ascii="Georgia" w:hAnsi="Georgia"/>
          <w:sz w:val="32"/>
          <w:szCs w:val="32"/>
        </w:rPr>
      </w:pPr>
    </w:p>
    <w:p w14:paraId="0F524995" w14:textId="77777777" w:rsidR="00A10FD6" w:rsidRPr="008123F5" w:rsidRDefault="00A10FD6">
      <w:pPr>
        <w:rPr>
          <w:rFonts w:ascii="Georgia" w:hAnsi="Georgia"/>
          <w:sz w:val="32"/>
          <w:szCs w:val="32"/>
        </w:rPr>
      </w:pPr>
    </w:p>
    <w:sectPr w:rsidR="00A10FD6" w:rsidRPr="008123F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3A79CD"/>
    <w:multiLevelType w:val="multilevel"/>
    <w:tmpl w:val="260E3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2002CE"/>
    <w:multiLevelType w:val="multilevel"/>
    <w:tmpl w:val="B540F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DA29D1"/>
    <w:multiLevelType w:val="multilevel"/>
    <w:tmpl w:val="021AE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18197A"/>
    <w:multiLevelType w:val="multilevel"/>
    <w:tmpl w:val="31C479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25AA32E8"/>
    <w:multiLevelType w:val="multilevel"/>
    <w:tmpl w:val="566248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276E53A3"/>
    <w:multiLevelType w:val="multilevel"/>
    <w:tmpl w:val="A532DB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30865159"/>
    <w:multiLevelType w:val="multilevel"/>
    <w:tmpl w:val="3356C5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30CF399E"/>
    <w:multiLevelType w:val="multilevel"/>
    <w:tmpl w:val="690A41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338A7CDA"/>
    <w:multiLevelType w:val="multilevel"/>
    <w:tmpl w:val="11B00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F800A9"/>
    <w:multiLevelType w:val="multilevel"/>
    <w:tmpl w:val="FFE8ED7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35B05A20"/>
    <w:multiLevelType w:val="multilevel"/>
    <w:tmpl w:val="9E362E0E"/>
    <w:lvl w:ilvl="0">
      <w:start w:val="1"/>
      <w:numFmt w:val="decimal"/>
      <w:lvlText w:val="%1."/>
      <w:lvlJc w:val="left"/>
      <w:pPr>
        <w:tabs>
          <w:tab w:val="num" w:pos="720"/>
        </w:tabs>
        <w:ind w:left="720" w:hanging="360"/>
      </w:pPr>
      <w:rPr>
        <w:rFonts w:ascii="Montserrat" w:eastAsia="Times New Roman" w:hAnsi="Montserrat"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A190B51"/>
    <w:multiLevelType w:val="multilevel"/>
    <w:tmpl w:val="BDF4F4D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3DBA436B"/>
    <w:multiLevelType w:val="multilevel"/>
    <w:tmpl w:val="355EB04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4A71217F"/>
    <w:multiLevelType w:val="multilevel"/>
    <w:tmpl w:val="76DC5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3F7425"/>
    <w:multiLevelType w:val="multilevel"/>
    <w:tmpl w:val="E1900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C3F6207"/>
    <w:multiLevelType w:val="multilevel"/>
    <w:tmpl w:val="F73666C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5CF8727F"/>
    <w:multiLevelType w:val="multilevel"/>
    <w:tmpl w:val="8252E9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68320264"/>
    <w:multiLevelType w:val="multilevel"/>
    <w:tmpl w:val="CB423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86F4464"/>
    <w:multiLevelType w:val="multilevel"/>
    <w:tmpl w:val="0A3A9D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6EBB4B27"/>
    <w:multiLevelType w:val="multilevel"/>
    <w:tmpl w:val="CA6E62C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7E0D7F49"/>
    <w:multiLevelType w:val="multilevel"/>
    <w:tmpl w:val="AC48B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E4A20F3"/>
    <w:multiLevelType w:val="multilevel"/>
    <w:tmpl w:val="748EE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EB416CC"/>
    <w:multiLevelType w:val="multilevel"/>
    <w:tmpl w:val="7DF212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1407610769">
    <w:abstractNumId w:val="16"/>
  </w:num>
  <w:num w:numId="2" w16cid:durableId="751466279">
    <w:abstractNumId w:val="4"/>
  </w:num>
  <w:num w:numId="3" w16cid:durableId="405877826">
    <w:abstractNumId w:val="19"/>
  </w:num>
  <w:num w:numId="4" w16cid:durableId="745611905">
    <w:abstractNumId w:val="11"/>
  </w:num>
  <w:num w:numId="5" w16cid:durableId="524905899">
    <w:abstractNumId w:val="5"/>
  </w:num>
  <w:num w:numId="6" w16cid:durableId="363529117">
    <w:abstractNumId w:val="9"/>
  </w:num>
  <w:num w:numId="7" w16cid:durableId="656811073">
    <w:abstractNumId w:val="22"/>
  </w:num>
  <w:num w:numId="8" w16cid:durableId="275914757">
    <w:abstractNumId w:val="3"/>
  </w:num>
  <w:num w:numId="9" w16cid:durableId="461852030">
    <w:abstractNumId w:val="12"/>
  </w:num>
  <w:num w:numId="10" w16cid:durableId="391319772">
    <w:abstractNumId w:val="6"/>
  </w:num>
  <w:num w:numId="11" w16cid:durableId="711612908">
    <w:abstractNumId w:val="18"/>
  </w:num>
  <w:num w:numId="12" w16cid:durableId="437331860">
    <w:abstractNumId w:val="7"/>
  </w:num>
  <w:num w:numId="13" w16cid:durableId="1836260332">
    <w:abstractNumId w:val="13"/>
  </w:num>
  <w:num w:numId="14" w16cid:durableId="1861385691">
    <w:abstractNumId w:val="17"/>
  </w:num>
  <w:num w:numId="15" w16cid:durableId="202642868">
    <w:abstractNumId w:val="20"/>
  </w:num>
  <w:num w:numId="16" w16cid:durableId="1168331585">
    <w:abstractNumId w:val="0"/>
  </w:num>
  <w:num w:numId="17" w16cid:durableId="1551575743">
    <w:abstractNumId w:val="14"/>
  </w:num>
  <w:num w:numId="18" w16cid:durableId="66156257">
    <w:abstractNumId w:val="15"/>
  </w:num>
  <w:num w:numId="19" w16cid:durableId="1057123768">
    <w:abstractNumId w:val="10"/>
  </w:num>
  <w:num w:numId="20" w16cid:durableId="1826386533">
    <w:abstractNumId w:val="2"/>
  </w:num>
  <w:num w:numId="21" w16cid:durableId="604659646">
    <w:abstractNumId w:val="21"/>
  </w:num>
  <w:num w:numId="22" w16cid:durableId="1781298146">
    <w:abstractNumId w:val="8"/>
  </w:num>
  <w:num w:numId="23" w16cid:durableId="14331641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0061"/>
    <w:rsid w:val="000363A2"/>
    <w:rsid w:val="00083F3C"/>
    <w:rsid w:val="00106780"/>
    <w:rsid w:val="003F3874"/>
    <w:rsid w:val="0044643D"/>
    <w:rsid w:val="00477424"/>
    <w:rsid w:val="00534229"/>
    <w:rsid w:val="00631855"/>
    <w:rsid w:val="008123F5"/>
    <w:rsid w:val="00920BFD"/>
    <w:rsid w:val="00973998"/>
    <w:rsid w:val="00A10FD6"/>
    <w:rsid w:val="00C60ACB"/>
    <w:rsid w:val="00E00061"/>
    <w:rsid w:val="00E639D5"/>
    <w:rsid w:val="00F02F82"/>
    <w:rsid w:val="00F43FE6"/>
    <w:rsid w:val="00F9129A"/>
    <w:rsid w:val="00FE42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0D2530"/>
  <w15:chartTrackingRefBased/>
  <w15:docId w15:val="{8320DE2E-C2A9-47FD-89E0-874C0E747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0006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next w:val="Normal"/>
    <w:link w:val="Heading2Char"/>
    <w:uiPriority w:val="9"/>
    <w:semiHidden/>
    <w:unhideWhenUsed/>
    <w:qFormat/>
    <w:rsid w:val="00E000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E420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0061"/>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semiHidden/>
    <w:rsid w:val="00E00061"/>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E0006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E00061"/>
    <w:rPr>
      <w:color w:val="0000FF"/>
      <w:u w:val="single"/>
    </w:rPr>
  </w:style>
  <w:style w:type="character" w:styleId="Strong">
    <w:name w:val="Strong"/>
    <w:basedOn w:val="DefaultParagraphFont"/>
    <w:uiPriority w:val="22"/>
    <w:qFormat/>
    <w:rsid w:val="00E00061"/>
    <w:rPr>
      <w:b/>
      <w:bCs/>
    </w:rPr>
  </w:style>
  <w:style w:type="character" w:customStyle="1" w:styleId="mo">
    <w:name w:val="mo"/>
    <w:basedOn w:val="DefaultParagraphFont"/>
    <w:rsid w:val="00FE4208"/>
  </w:style>
  <w:style w:type="paragraph" w:styleId="ListParagraph">
    <w:name w:val="List Paragraph"/>
    <w:basedOn w:val="Normal"/>
    <w:uiPriority w:val="34"/>
    <w:qFormat/>
    <w:rsid w:val="00FE4208"/>
    <w:pPr>
      <w:ind w:left="720"/>
      <w:contextualSpacing/>
    </w:pPr>
  </w:style>
  <w:style w:type="character" w:customStyle="1" w:styleId="Heading3Char">
    <w:name w:val="Heading 3 Char"/>
    <w:basedOn w:val="DefaultParagraphFont"/>
    <w:link w:val="Heading3"/>
    <w:uiPriority w:val="9"/>
    <w:semiHidden/>
    <w:rsid w:val="00FE420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1196">
      <w:bodyDiv w:val="1"/>
      <w:marLeft w:val="0"/>
      <w:marRight w:val="0"/>
      <w:marTop w:val="0"/>
      <w:marBottom w:val="0"/>
      <w:divBdr>
        <w:top w:val="none" w:sz="0" w:space="0" w:color="auto"/>
        <w:left w:val="none" w:sz="0" w:space="0" w:color="auto"/>
        <w:bottom w:val="none" w:sz="0" w:space="0" w:color="auto"/>
        <w:right w:val="none" w:sz="0" w:space="0" w:color="auto"/>
      </w:divBdr>
    </w:div>
    <w:div w:id="16204947">
      <w:bodyDiv w:val="1"/>
      <w:marLeft w:val="0"/>
      <w:marRight w:val="0"/>
      <w:marTop w:val="0"/>
      <w:marBottom w:val="0"/>
      <w:divBdr>
        <w:top w:val="none" w:sz="0" w:space="0" w:color="auto"/>
        <w:left w:val="none" w:sz="0" w:space="0" w:color="auto"/>
        <w:bottom w:val="none" w:sz="0" w:space="0" w:color="auto"/>
        <w:right w:val="none" w:sz="0" w:space="0" w:color="auto"/>
      </w:divBdr>
    </w:div>
    <w:div w:id="131168864">
      <w:bodyDiv w:val="1"/>
      <w:marLeft w:val="0"/>
      <w:marRight w:val="0"/>
      <w:marTop w:val="0"/>
      <w:marBottom w:val="0"/>
      <w:divBdr>
        <w:top w:val="none" w:sz="0" w:space="0" w:color="auto"/>
        <w:left w:val="none" w:sz="0" w:space="0" w:color="auto"/>
        <w:bottom w:val="none" w:sz="0" w:space="0" w:color="auto"/>
        <w:right w:val="none" w:sz="0" w:space="0" w:color="auto"/>
      </w:divBdr>
    </w:div>
    <w:div w:id="159973855">
      <w:bodyDiv w:val="1"/>
      <w:marLeft w:val="0"/>
      <w:marRight w:val="0"/>
      <w:marTop w:val="0"/>
      <w:marBottom w:val="0"/>
      <w:divBdr>
        <w:top w:val="none" w:sz="0" w:space="0" w:color="auto"/>
        <w:left w:val="none" w:sz="0" w:space="0" w:color="auto"/>
        <w:bottom w:val="none" w:sz="0" w:space="0" w:color="auto"/>
        <w:right w:val="none" w:sz="0" w:space="0" w:color="auto"/>
      </w:divBdr>
    </w:div>
    <w:div w:id="258874409">
      <w:bodyDiv w:val="1"/>
      <w:marLeft w:val="0"/>
      <w:marRight w:val="0"/>
      <w:marTop w:val="0"/>
      <w:marBottom w:val="0"/>
      <w:divBdr>
        <w:top w:val="none" w:sz="0" w:space="0" w:color="auto"/>
        <w:left w:val="none" w:sz="0" w:space="0" w:color="auto"/>
        <w:bottom w:val="none" w:sz="0" w:space="0" w:color="auto"/>
        <w:right w:val="none" w:sz="0" w:space="0" w:color="auto"/>
      </w:divBdr>
    </w:div>
    <w:div w:id="514658117">
      <w:bodyDiv w:val="1"/>
      <w:marLeft w:val="0"/>
      <w:marRight w:val="0"/>
      <w:marTop w:val="0"/>
      <w:marBottom w:val="0"/>
      <w:divBdr>
        <w:top w:val="none" w:sz="0" w:space="0" w:color="auto"/>
        <w:left w:val="none" w:sz="0" w:space="0" w:color="auto"/>
        <w:bottom w:val="none" w:sz="0" w:space="0" w:color="auto"/>
        <w:right w:val="none" w:sz="0" w:space="0" w:color="auto"/>
      </w:divBdr>
    </w:div>
    <w:div w:id="550657459">
      <w:bodyDiv w:val="1"/>
      <w:marLeft w:val="0"/>
      <w:marRight w:val="0"/>
      <w:marTop w:val="0"/>
      <w:marBottom w:val="0"/>
      <w:divBdr>
        <w:top w:val="none" w:sz="0" w:space="0" w:color="auto"/>
        <w:left w:val="none" w:sz="0" w:space="0" w:color="auto"/>
        <w:bottom w:val="none" w:sz="0" w:space="0" w:color="auto"/>
        <w:right w:val="none" w:sz="0" w:space="0" w:color="auto"/>
      </w:divBdr>
      <w:divsChild>
        <w:div w:id="183059181">
          <w:marLeft w:val="0"/>
          <w:marRight w:val="0"/>
          <w:marTop w:val="0"/>
          <w:marBottom w:val="0"/>
          <w:divBdr>
            <w:top w:val="none" w:sz="0" w:space="0" w:color="auto"/>
            <w:left w:val="none" w:sz="0" w:space="0" w:color="auto"/>
            <w:bottom w:val="none" w:sz="0" w:space="0" w:color="auto"/>
            <w:right w:val="none" w:sz="0" w:space="0" w:color="auto"/>
          </w:divBdr>
        </w:div>
      </w:divsChild>
    </w:div>
    <w:div w:id="611208933">
      <w:bodyDiv w:val="1"/>
      <w:marLeft w:val="0"/>
      <w:marRight w:val="0"/>
      <w:marTop w:val="0"/>
      <w:marBottom w:val="0"/>
      <w:divBdr>
        <w:top w:val="none" w:sz="0" w:space="0" w:color="auto"/>
        <w:left w:val="none" w:sz="0" w:space="0" w:color="auto"/>
        <w:bottom w:val="none" w:sz="0" w:space="0" w:color="auto"/>
        <w:right w:val="none" w:sz="0" w:space="0" w:color="auto"/>
      </w:divBdr>
    </w:div>
    <w:div w:id="735710919">
      <w:bodyDiv w:val="1"/>
      <w:marLeft w:val="0"/>
      <w:marRight w:val="0"/>
      <w:marTop w:val="0"/>
      <w:marBottom w:val="0"/>
      <w:divBdr>
        <w:top w:val="none" w:sz="0" w:space="0" w:color="auto"/>
        <w:left w:val="none" w:sz="0" w:space="0" w:color="auto"/>
        <w:bottom w:val="none" w:sz="0" w:space="0" w:color="auto"/>
        <w:right w:val="none" w:sz="0" w:space="0" w:color="auto"/>
      </w:divBdr>
    </w:div>
    <w:div w:id="747577199">
      <w:bodyDiv w:val="1"/>
      <w:marLeft w:val="0"/>
      <w:marRight w:val="0"/>
      <w:marTop w:val="0"/>
      <w:marBottom w:val="0"/>
      <w:divBdr>
        <w:top w:val="none" w:sz="0" w:space="0" w:color="auto"/>
        <w:left w:val="none" w:sz="0" w:space="0" w:color="auto"/>
        <w:bottom w:val="none" w:sz="0" w:space="0" w:color="auto"/>
        <w:right w:val="none" w:sz="0" w:space="0" w:color="auto"/>
      </w:divBdr>
    </w:div>
    <w:div w:id="867372259">
      <w:bodyDiv w:val="1"/>
      <w:marLeft w:val="0"/>
      <w:marRight w:val="0"/>
      <w:marTop w:val="0"/>
      <w:marBottom w:val="0"/>
      <w:divBdr>
        <w:top w:val="none" w:sz="0" w:space="0" w:color="auto"/>
        <w:left w:val="none" w:sz="0" w:space="0" w:color="auto"/>
        <w:bottom w:val="none" w:sz="0" w:space="0" w:color="auto"/>
        <w:right w:val="none" w:sz="0" w:space="0" w:color="auto"/>
      </w:divBdr>
    </w:div>
    <w:div w:id="990403915">
      <w:bodyDiv w:val="1"/>
      <w:marLeft w:val="0"/>
      <w:marRight w:val="0"/>
      <w:marTop w:val="0"/>
      <w:marBottom w:val="0"/>
      <w:divBdr>
        <w:top w:val="none" w:sz="0" w:space="0" w:color="auto"/>
        <w:left w:val="none" w:sz="0" w:space="0" w:color="auto"/>
        <w:bottom w:val="none" w:sz="0" w:space="0" w:color="auto"/>
        <w:right w:val="none" w:sz="0" w:space="0" w:color="auto"/>
      </w:divBdr>
    </w:div>
    <w:div w:id="1099714242">
      <w:bodyDiv w:val="1"/>
      <w:marLeft w:val="0"/>
      <w:marRight w:val="0"/>
      <w:marTop w:val="0"/>
      <w:marBottom w:val="0"/>
      <w:divBdr>
        <w:top w:val="none" w:sz="0" w:space="0" w:color="auto"/>
        <w:left w:val="none" w:sz="0" w:space="0" w:color="auto"/>
        <w:bottom w:val="none" w:sz="0" w:space="0" w:color="auto"/>
        <w:right w:val="none" w:sz="0" w:space="0" w:color="auto"/>
      </w:divBdr>
    </w:div>
    <w:div w:id="1237980212">
      <w:bodyDiv w:val="1"/>
      <w:marLeft w:val="0"/>
      <w:marRight w:val="0"/>
      <w:marTop w:val="0"/>
      <w:marBottom w:val="0"/>
      <w:divBdr>
        <w:top w:val="none" w:sz="0" w:space="0" w:color="auto"/>
        <w:left w:val="none" w:sz="0" w:space="0" w:color="auto"/>
        <w:bottom w:val="none" w:sz="0" w:space="0" w:color="auto"/>
        <w:right w:val="none" w:sz="0" w:space="0" w:color="auto"/>
      </w:divBdr>
    </w:div>
    <w:div w:id="1308169050">
      <w:bodyDiv w:val="1"/>
      <w:marLeft w:val="0"/>
      <w:marRight w:val="0"/>
      <w:marTop w:val="0"/>
      <w:marBottom w:val="0"/>
      <w:divBdr>
        <w:top w:val="none" w:sz="0" w:space="0" w:color="auto"/>
        <w:left w:val="none" w:sz="0" w:space="0" w:color="auto"/>
        <w:bottom w:val="none" w:sz="0" w:space="0" w:color="auto"/>
        <w:right w:val="none" w:sz="0" w:space="0" w:color="auto"/>
      </w:divBdr>
    </w:div>
    <w:div w:id="1346974906">
      <w:bodyDiv w:val="1"/>
      <w:marLeft w:val="0"/>
      <w:marRight w:val="0"/>
      <w:marTop w:val="0"/>
      <w:marBottom w:val="0"/>
      <w:divBdr>
        <w:top w:val="none" w:sz="0" w:space="0" w:color="auto"/>
        <w:left w:val="none" w:sz="0" w:space="0" w:color="auto"/>
        <w:bottom w:val="none" w:sz="0" w:space="0" w:color="auto"/>
        <w:right w:val="none" w:sz="0" w:space="0" w:color="auto"/>
      </w:divBdr>
    </w:div>
    <w:div w:id="1484741614">
      <w:bodyDiv w:val="1"/>
      <w:marLeft w:val="0"/>
      <w:marRight w:val="0"/>
      <w:marTop w:val="0"/>
      <w:marBottom w:val="0"/>
      <w:divBdr>
        <w:top w:val="none" w:sz="0" w:space="0" w:color="auto"/>
        <w:left w:val="none" w:sz="0" w:space="0" w:color="auto"/>
        <w:bottom w:val="none" w:sz="0" w:space="0" w:color="auto"/>
        <w:right w:val="none" w:sz="0" w:space="0" w:color="auto"/>
      </w:divBdr>
    </w:div>
    <w:div w:id="1638297656">
      <w:bodyDiv w:val="1"/>
      <w:marLeft w:val="0"/>
      <w:marRight w:val="0"/>
      <w:marTop w:val="0"/>
      <w:marBottom w:val="0"/>
      <w:divBdr>
        <w:top w:val="none" w:sz="0" w:space="0" w:color="auto"/>
        <w:left w:val="none" w:sz="0" w:space="0" w:color="auto"/>
        <w:bottom w:val="none" w:sz="0" w:space="0" w:color="auto"/>
        <w:right w:val="none" w:sz="0" w:space="0" w:color="auto"/>
      </w:divBdr>
    </w:div>
    <w:div w:id="1661806970">
      <w:bodyDiv w:val="1"/>
      <w:marLeft w:val="0"/>
      <w:marRight w:val="0"/>
      <w:marTop w:val="0"/>
      <w:marBottom w:val="0"/>
      <w:divBdr>
        <w:top w:val="none" w:sz="0" w:space="0" w:color="auto"/>
        <w:left w:val="none" w:sz="0" w:space="0" w:color="auto"/>
        <w:bottom w:val="none" w:sz="0" w:space="0" w:color="auto"/>
        <w:right w:val="none" w:sz="0" w:space="0" w:color="auto"/>
      </w:divBdr>
    </w:div>
    <w:div w:id="1674647083">
      <w:bodyDiv w:val="1"/>
      <w:marLeft w:val="0"/>
      <w:marRight w:val="0"/>
      <w:marTop w:val="0"/>
      <w:marBottom w:val="0"/>
      <w:divBdr>
        <w:top w:val="none" w:sz="0" w:space="0" w:color="auto"/>
        <w:left w:val="none" w:sz="0" w:space="0" w:color="auto"/>
        <w:bottom w:val="none" w:sz="0" w:space="0" w:color="auto"/>
        <w:right w:val="none" w:sz="0" w:space="0" w:color="auto"/>
      </w:divBdr>
    </w:div>
    <w:div w:id="1709991039">
      <w:bodyDiv w:val="1"/>
      <w:marLeft w:val="0"/>
      <w:marRight w:val="0"/>
      <w:marTop w:val="0"/>
      <w:marBottom w:val="0"/>
      <w:divBdr>
        <w:top w:val="none" w:sz="0" w:space="0" w:color="auto"/>
        <w:left w:val="none" w:sz="0" w:space="0" w:color="auto"/>
        <w:bottom w:val="none" w:sz="0" w:space="0" w:color="auto"/>
        <w:right w:val="none" w:sz="0" w:space="0" w:color="auto"/>
      </w:divBdr>
    </w:div>
    <w:div w:id="1750271457">
      <w:bodyDiv w:val="1"/>
      <w:marLeft w:val="0"/>
      <w:marRight w:val="0"/>
      <w:marTop w:val="0"/>
      <w:marBottom w:val="0"/>
      <w:divBdr>
        <w:top w:val="none" w:sz="0" w:space="0" w:color="auto"/>
        <w:left w:val="none" w:sz="0" w:space="0" w:color="auto"/>
        <w:bottom w:val="none" w:sz="0" w:space="0" w:color="auto"/>
        <w:right w:val="none" w:sz="0" w:space="0" w:color="auto"/>
      </w:divBdr>
    </w:div>
    <w:div w:id="1861822634">
      <w:bodyDiv w:val="1"/>
      <w:marLeft w:val="0"/>
      <w:marRight w:val="0"/>
      <w:marTop w:val="0"/>
      <w:marBottom w:val="0"/>
      <w:divBdr>
        <w:top w:val="none" w:sz="0" w:space="0" w:color="auto"/>
        <w:left w:val="none" w:sz="0" w:space="0" w:color="auto"/>
        <w:bottom w:val="none" w:sz="0" w:space="0" w:color="auto"/>
        <w:right w:val="none" w:sz="0" w:space="0" w:color="auto"/>
      </w:divBdr>
    </w:div>
    <w:div w:id="1984461365">
      <w:bodyDiv w:val="1"/>
      <w:marLeft w:val="0"/>
      <w:marRight w:val="0"/>
      <w:marTop w:val="0"/>
      <w:marBottom w:val="0"/>
      <w:divBdr>
        <w:top w:val="none" w:sz="0" w:space="0" w:color="auto"/>
        <w:left w:val="none" w:sz="0" w:space="0" w:color="auto"/>
        <w:bottom w:val="none" w:sz="0" w:space="0" w:color="auto"/>
        <w:right w:val="none" w:sz="0" w:space="0" w:color="auto"/>
      </w:divBdr>
    </w:div>
    <w:div w:id="2005425927">
      <w:bodyDiv w:val="1"/>
      <w:marLeft w:val="0"/>
      <w:marRight w:val="0"/>
      <w:marTop w:val="0"/>
      <w:marBottom w:val="0"/>
      <w:divBdr>
        <w:top w:val="none" w:sz="0" w:space="0" w:color="auto"/>
        <w:left w:val="none" w:sz="0" w:space="0" w:color="auto"/>
        <w:bottom w:val="none" w:sz="0" w:space="0" w:color="auto"/>
        <w:right w:val="none" w:sz="0" w:space="0" w:color="auto"/>
      </w:divBdr>
    </w:div>
    <w:div w:id="2064861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s://www.someka.net/blog/how-to-normalize-data-in-excel/" TargetMode="External"/><Relationship Id="rId7" Type="http://schemas.openxmlformats.org/officeDocument/2006/relationships/hyperlink" Target="https://courses.analyticsvidhya.com/courses/introduction-to-data-science-2/?utm_source=blog&amp;utm_medium=introknearestneighborarticle"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javatpoint.com/machine-learning" TargetMode="External"/><Relationship Id="rId37"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10" Type="http://schemas.openxmlformats.org/officeDocument/2006/relationships/hyperlink" Target="https://courses.analyticsvidhya.com/courses/introduction-to-data-science-2/?utm_source=blog&amp;utm_medium=introknearestneighborarticle" TargetMode="External"/><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www.analyticsvidhya.com/machine-learning/?utm_source=blog&amp;utm_medium=k-nearest-neighbor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png"/><Relationship Id="rId8" Type="http://schemas.openxmlformats.org/officeDocument/2006/relationships/hyperlink" Target="https://courses.analyticsvidhya.com/courses/introduction-to-data-science-2/?utm_source=blog&amp;utm_medium=introknearestneighborarticle"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23</Pages>
  <Words>1708</Words>
  <Characters>9738</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Prasanjit Roy</dc:creator>
  <cp:keywords/>
  <dc:description/>
  <cp:lastModifiedBy>Prasanjit Roy</cp:lastModifiedBy>
  <cp:revision>40</cp:revision>
  <dcterms:created xsi:type="dcterms:W3CDTF">2023-09-05T05:45:00Z</dcterms:created>
  <dcterms:modified xsi:type="dcterms:W3CDTF">2023-09-09T06:29:00Z</dcterms:modified>
</cp:coreProperties>
</file>