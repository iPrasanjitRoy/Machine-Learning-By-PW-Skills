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979B2" w14:textId="58F7D248" w:rsidR="00920BFD" w:rsidRPr="00D64212" w:rsidRDefault="00930B54" w:rsidP="00D772B6">
      <w:pPr>
        <w:rPr>
          <w:rFonts w:ascii="Georgia" w:hAnsi="Georgia" w:cs="Arial"/>
          <w:b/>
          <w:bCs/>
          <w:color w:val="000000"/>
          <w:spacing w:val="25"/>
          <w:sz w:val="52"/>
          <w:szCs w:val="52"/>
          <w:shd w:val="clear" w:color="auto" w:fill="FFFFFF"/>
        </w:rPr>
      </w:pPr>
      <w:r w:rsidRPr="00D64212">
        <w:rPr>
          <w:rFonts w:ascii="Georgia" w:hAnsi="Georgia" w:cs="Arial"/>
          <w:b/>
          <w:bCs/>
          <w:color w:val="000000"/>
          <w:spacing w:val="25"/>
          <w:sz w:val="52"/>
          <w:szCs w:val="52"/>
          <w:shd w:val="clear" w:color="auto" w:fill="FFFFFF"/>
        </w:rPr>
        <w:t>What Is Anomaly Detection in Machine Learning?</w:t>
      </w:r>
      <w:r w:rsidR="00D64212">
        <w:rPr>
          <w:rFonts w:ascii="Georgia" w:hAnsi="Georgia" w:cs="Arial"/>
          <w:b/>
          <w:bCs/>
          <w:color w:val="000000"/>
          <w:spacing w:val="25"/>
          <w:sz w:val="52"/>
          <w:szCs w:val="52"/>
          <w:shd w:val="clear" w:color="auto" w:fill="FFFFFF"/>
        </w:rPr>
        <w:t xml:space="preserve"> </w:t>
      </w:r>
    </w:p>
    <w:p w14:paraId="2E1E5E48" w14:textId="7E184571" w:rsidR="00930B54" w:rsidRPr="00357756" w:rsidRDefault="00930B54" w:rsidP="00D772B6">
      <w:pPr>
        <w:rPr>
          <w:rFonts w:ascii="Georgia" w:hAnsi="Georgia"/>
          <w:b/>
          <w:bCs/>
          <w:color w:val="273239"/>
          <w:spacing w:val="2"/>
          <w:sz w:val="36"/>
          <w:szCs w:val="36"/>
          <w:shd w:val="clear" w:color="auto" w:fill="FFFFFF"/>
        </w:rPr>
      </w:pPr>
      <w:r w:rsidRPr="002944AA">
        <w:rPr>
          <w:rStyle w:val="Strong"/>
          <w:rFonts w:ascii="Georgia" w:hAnsi="Georgia"/>
          <w:color w:val="273239"/>
          <w:spacing w:val="2"/>
          <w:sz w:val="36"/>
          <w:szCs w:val="36"/>
          <w:bdr w:val="none" w:sz="0" w:space="0" w:color="auto" w:frame="1"/>
          <w:shd w:val="clear" w:color="auto" w:fill="FFFFFF"/>
        </w:rPr>
        <w:t>Anomaly Detection</w:t>
      </w:r>
      <w:r w:rsidRPr="002944AA">
        <w:rPr>
          <w:rFonts w:ascii="Georgia" w:hAnsi="Georgia"/>
          <w:color w:val="273239"/>
          <w:spacing w:val="2"/>
          <w:sz w:val="36"/>
          <w:szCs w:val="36"/>
          <w:shd w:val="clear" w:color="auto" w:fill="FFFFFF"/>
        </w:rPr>
        <w:t xml:space="preserve"> is the </w:t>
      </w:r>
      <w:r w:rsidRPr="00357756">
        <w:rPr>
          <w:rFonts w:ascii="Georgia" w:hAnsi="Georgia"/>
          <w:b/>
          <w:bCs/>
          <w:color w:val="273239"/>
          <w:spacing w:val="2"/>
          <w:sz w:val="36"/>
          <w:szCs w:val="36"/>
          <w:shd w:val="clear" w:color="auto" w:fill="FFFFFF"/>
        </w:rPr>
        <w:t>technique of identifying</w:t>
      </w:r>
      <w:r w:rsidRPr="002944AA">
        <w:rPr>
          <w:rFonts w:ascii="Georgia" w:hAnsi="Georgia"/>
          <w:color w:val="273239"/>
          <w:spacing w:val="2"/>
          <w:sz w:val="36"/>
          <w:szCs w:val="36"/>
          <w:shd w:val="clear" w:color="auto" w:fill="FFFFFF"/>
        </w:rPr>
        <w:t xml:space="preserve"> </w:t>
      </w:r>
      <w:r w:rsidRPr="00357756">
        <w:rPr>
          <w:rFonts w:ascii="Georgia" w:hAnsi="Georgia"/>
          <w:b/>
          <w:bCs/>
          <w:color w:val="273239"/>
          <w:spacing w:val="2"/>
          <w:sz w:val="36"/>
          <w:szCs w:val="36"/>
          <w:shd w:val="clear" w:color="auto" w:fill="FFFFFF"/>
        </w:rPr>
        <w:t>rare events</w:t>
      </w:r>
      <w:r w:rsidRPr="002944AA">
        <w:rPr>
          <w:rFonts w:ascii="Georgia" w:hAnsi="Georgia"/>
          <w:color w:val="273239"/>
          <w:spacing w:val="2"/>
          <w:sz w:val="36"/>
          <w:szCs w:val="36"/>
          <w:shd w:val="clear" w:color="auto" w:fill="FFFFFF"/>
        </w:rPr>
        <w:t xml:space="preserve"> or observations which can raise suspicions by being </w:t>
      </w:r>
      <w:r w:rsidRPr="00357756">
        <w:rPr>
          <w:rFonts w:ascii="Georgia" w:hAnsi="Georgia"/>
          <w:b/>
          <w:bCs/>
          <w:color w:val="273239"/>
          <w:spacing w:val="2"/>
          <w:sz w:val="36"/>
          <w:szCs w:val="36"/>
          <w:shd w:val="clear" w:color="auto" w:fill="FFFFFF"/>
        </w:rPr>
        <w:t>statistically different from the rest of the observations.</w:t>
      </w:r>
      <w:r w:rsidR="00357756">
        <w:rPr>
          <w:rFonts w:ascii="Georgia" w:hAnsi="Georgia"/>
          <w:b/>
          <w:bCs/>
          <w:color w:val="273239"/>
          <w:spacing w:val="2"/>
          <w:sz w:val="36"/>
          <w:szCs w:val="36"/>
          <w:shd w:val="clear" w:color="auto" w:fill="FFFFFF"/>
        </w:rPr>
        <w:t xml:space="preserve"> </w:t>
      </w:r>
    </w:p>
    <w:p w14:paraId="5E13C7F8" w14:textId="77777777" w:rsidR="00930B54" w:rsidRPr="002944AA" w:rsidRDefault="00930B54" w:rsidP="00D772B6">
      <w:pPr>
        <w:rPr>
          <w:rFonts w:ascii="Georgia" w:hAnsi="Georgia"/>
          <w:color w:val="273239"/>
          <w:spacing w:val="2"/>
          <w:sz w:val="36"/>
          <w:szCs w:val="36"/>
          <w:shd w:val="clear" w:color="auto" w:fill="FFFFFF"/>
        </w:rPr>
      </w:pPr>
      <w:r w:rsidRPr="002944AA">
        <w:rPr>
          <w:rFonts w:ascii="Georgia" w:hAnsi="Georgia"/>
          <w:noProof/>
          <w:sz w:val="36"/>
          <w:szCs w:val="36"/>
        </w:rPr>
        <w:drawing>
          <wp:inline distT="0" distB="0" distL="0" distR="0" wp14:anchorId="4FBC3C29" wp14:editId="035CD228">
            <wp:extent cx="5731510" cy="3223895"/>
            <wp:effectExtent l="0" t="0" r="2540" b="0"/>
            <wp:docPr id="932006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EB70CD" w14:textId="77777777" w:rsidR="00930B54" w:rsidRPr="002944AA" w:rsidRDefault="00930B54" w:rsidP="00D772B6">
      <w:pPr>
        <w:rPr>
          <w:rFonts w:ascii="Georgia" w:hAnsi="Georgia" w:cs="Segoe UI"/>
          <w:color w:val="333333"/>
          <w:sz w:val="36"/>
          <w:szCs w:val="36"/>
          <w:shd w:val="clear" w:color="auto" w:fill="FFFFFF"/>
        </w:rPr>
      </w:pPr>
      <w:r w:rsidRPr="002944AA">
        <w:rPr>
          <w:rStyle w:val="Strong"/>
          <w:rFonts w:ascii="Georgia" w:hAnsi="Georgia" w:cs="Segoe UI"/>
          <w:color w:val="333333"/>
          <w:sz w:val="36"/>
          <w:szCs w:val="36"/>
          <w:shd w:val="clear" w:color="auto" w:fill="FFFFFF"/>
        </w:rPr>
        <w:t>Anomaly detection is a process of finding those rare items, data points, events, or observations that make suspicions by being different from the rest data points or observations.</w:t>
      </w:r>
      <w:r w:rsidRPr="002944AA">
        <w:rPr>
          <w:rFonts w:ascii="Georgia" w:hAnsi="Georgia" w:cs="Segoe UI"/>
          <w:color w:val="333333"/>
          <w:sz w:val="36"/>
          <w:szCs w:val="36"/>
          <w:shd w:val="clear" w:color="auto" w:fill="FFFFFF"/>
        </w:rPr>
        <w:t> Anomaly detection is also known as </w:t>
      </w:r>
      <w:r w:rsidRPr="002944AA">
        <w:rPr>
          <w:rStyle w:val="Strong"/>
          <w:rFonts w:ascii="Georgia" w:hAnsi="Georgia" w:cs="Segoe UI"/>
          <w:color w:val="333333"/>
          <w:sz w:val="36"/>
          <w:szCs w:val="36"/>
          <w:shd w:val="clear" w:color="auto" w:fill="FFFFFF"/>
        </w:rPr>
        <w:t>outlier detection</w:t>
      </w:r>
      <w:r w:rsidRPr="002944AA">
        <w:rPr>
          <w:rFonts w:ascii="Georgia" w:hAnsi="Georgia" w:cs="Segoe UI"/>
          <w:color w:val="333333"/>
          <w:sz w:val="36"/>
          <w:szCs w:val="36"/>
          <w:shd w:val="clear" w:color="auto" w:fill="FFFFFF"/>
        </w:rPr>
        <w:t>.</w:t>
      </w:r>
    </w:p>
    <w:p w14:paraId="5E533E0A" w14:textId="77777777" w:rsidR="00930B54" w:rsidRPr="002944AA" w:rsidRDefault="00930B54" w:rsidP="00D772B6">
      <w:pPr>
        <w:rPr>
          <w:rFonts w:ascii="Georgia" w:hAnsi="Georgia"/>
          <w:color w:val="273239"/>
          <w:spacing w:val="2"/>
          <w:sz w:val="36"/>
          <w:szCs w:val="36"/>
          <w:shd w:val="clear" w:color="auto" w:fill="FFFFFF"/>
        </w:rPr>
      </w:pPr>
    </w:p>
    <w:p w14:paraId="3A7FF01B" w14:textId="77777777" w:rsidR="00930B54" w:rsidRDefault="00930B54" w:rsidP="00D772B6">
      <w:pPr>
        <w:rPr>
          <w:rFonts w:ascii="Georgia" w:hAnsi="Georgia"/>
          <w:color w:val="273239"/>
          <w:spacing w:val="2"/>
          <w:sz w:val="36"/>
          <w:szCs w:val="36"/>
          <w:shd w:val="clear" w:color="auto" w:fill="FFFFFF"/>
        </w:rPr>
      </w:pPr>
    </w:p>
    <w:p w14:paraId="74665278" w14:textId="77777777" w:rsidR="001355C3" w:rsidRDefault="001355C3" w:rsidP="00D772B6">
      <w:pPr>
        <w:rPr>
          <w:rFonts w:ascii="Georgia" w:hAnsi="Georgia"/>
          <w:color w:val="273239"/>
          <w:spacing w:val="2"/>
          <w:sz w:val="36"/>
          <w:szCs w:val="36"/>
          <w:shd w:val="clear" w:color="auto" w:fill="FFFFFF"/>
        </w:rPr>
      </w:pPr>
    </w:p>
    <w:p w14:paraId="2A0DC630" w14:textId="77777777" w:rsidR="001355C3" w:rsidRDefault="001355C3" w:rsidP="00D772B6">
      <w:pPr>
        <w:rPr>
          <w:rFonts w:ascii="Georgia" w:hAnsi="Georgia"/>
          <w:color w:val="273239"/>
          <w:spacing w:val="2"/>
          <w:sz w:val="36"/>
          <w:szCs w:val="36"/>
          <w:shd w:val="clear" w:color="auto" w:fill="FFFFFF"/>
        </w:rPr>
      </w:pPr>
    </w:p>
    <w:p w14:paraId="527EE74E" w14:textId="77777777" w:rsidR="001355C3" w:rsidRPr="002944AA" w:rsidRDefault="001355C3" w:rsidP="00D772B6">
      <w:pPr>
        <w:rPr>
          <w:rFonts w:ascii="Georgia" w:hAnsi="Georgia"/>
          <w:color w:val="273239"/>
          <w:spacing w:val="2"/>
          <w:sz w:val="36"/>
          <w:szCs w:val="36"/>
          <w:shd w:val="clear" w:color="auto" w:fill="FFFFFF"/>
        </w:rPr>
      </w:pPr>
    </w:p>
    <w:p w14:paraId="592B19EB" w14:textId="77777777" w:rsidR="00930B54" w:rsidRPr="002944AA" w:rsidRDefault="00930B54" w:rsidP="00D772B6">
      <w:pPr>
        <w:rPr>
          <w:rFonts w:ascii="Georgia" w:hAnsi="Georgia" w:cs="Arial"/>
          <w:b/>
          <w:bCs/>
          <w:color w:val="000000"/>
          <w:sz w:val="36"/>
          <w:szCs w:val="36"/>
          <w:shd w:val="clear" w:color="auto" w:fill="FFFFFF"/>
        </w:rPr>
      </w:pPr>
      <w:r w:rsidRPr="002944AA">
        <w:rPr>
          <w:rFonts w:ascii="Georgia" w:hAnsi="Georgia" w:cs="Arial"/>
          <w:b/>
          <w:bCs/>
          <w:color w:val="000000"/>
          <w:sz w:val="36"/>
          <w:szCs w:val="36"/>
          <w:shd w:val="clear" w:color="auto" w:fill="FFFFFF"/>
        </w:rPr>
        <w:lastRenderedPageBreak/>
        <w:t>Types of anomalies</w:t>
      </w:r>
    </w:p>
    <w:p w14:paraId="658E2B9A" w14:textId="77777777" w:rsidR="00930B54" w:rsidRPr="002944AA" w:rsidRDefault="00930B54" w:rsidP="00D772B6">
      <w:pPr>
        <w:spacing w:before="100" w:beforeAutospacing="1" w:after="100" w:afterAutospacing="1" w:line="240" w:lineRule="auto"/>
        <w:outlineLvl w:val="2"/>
        <w:rPr>
          <w:rFonts w:ascii="Georgia" w:eastAsia="Times New Roman" w:hAnsi="Georgia" w:cs="Arial"/>
          <w:b/>
          <w:bCs/>
          <w:color w:val="000000"/>
          <w:kern w:val="0"/>
          <w:sz w:val="36"/>
          <w:szCs w:val="36"/>
          <w:lang w:eastAsia="en-IN"/>
          <w14:ligatures w14:val="none"/>
        </w:rPr>
      </w:pPr>
      <w:r w:rsidRPr="002944AA">
        <w:rPr>
          <w:rFonts w:ascii="Georgia" w:eastAsia="Times New Roman" w:hAnsi="Georgia" w:cs="Arial"/>
          <w:b/>
          <w:bCs/>
          <w:color w:val="000000"/>
          <w:kern w:val="0"/>
          <w:sz w:val="36"/>
          <w:szCs w:val="36"/>
          <w:lang w:eastAsia="en-IN"/>
          <w14:ligatures w14:val="none"/>
        </w:rPr>
        <w:t>Global outliers</w:t>
      </w:r>
    </w:p>
    <w:p w14:paraId="1A2BADFB" w14:textId="583F1D60" w:rsidR="00930B54" w:rsidRPr="002944AA" w:rsidRDefault="00930B54" w:rsidP="00D772B6">
      <w:pPr>
        <w:spacing w:before="240" w:after="240" w:line="240" w:lineRule="auto"/>
        <w:rPr>
          <w:rFonts w:ascii="Georgia" w:eastAsia="Times New Roman" w:hAnsi="Georgia" w:cs="Arial"/>
          <w:color w:val="000000"/>
          <w:kern w:val="0"/>
          <w:sz w:val="36"/>
          <w:szCs w:val="36"/>
          <w:lang w:eastAsia="en-IN"/>
          <w14:ligatures w14:val="none"/>
        </w:rPr>
      </w:pPr>
      <w:r w:rsidRPr="00B16AFC">
        <w:rPr>
          <w:rFonts w:ascii="Georgia" w:eastAsia="Times New Roman" w:hAnsi="Georgia" w:cs="Arial"/>
          <w:b/>
          <w:bCs/>
          <w:color w:val="000000"/>
          <w:kern w:val="0"/>
          <w:sz w:val="36"/>
          <w:szCs w:val="36"/>
          <w:lang w:eastAsia="en-IN"/>
          <w14:ligatures w14:val="none"/>
        </w:rPr>
        <w:t>When a data point assumes a value that is far outside all the other data point value ranges in the dataset</w:t>
      </w:r>
      <w:r w:rsidRPr="002944AA">
        <w:rPr>
          <w:rFonts w:ascii="Georgia" w:eastAsia="Times New Roman" w:hAnsi="Georgia" w:cs="Arial"/>
          <w:color w:val="000000"/>
          <w:kern w:val="0"/>
          <w:sz w:val="36"/>
          <w:szCs w:val="36"/>
          <w:lang w:eastAsia="en-IN"/>
          <w14:ligatures w14:val="none"/>
        </w:rPr>
        <w:t xml:space="preserve">, it can be considered a </w:t>
      </w:r>
      <w:r w:rsidRPr="00B16AFC">
        <w:rPr>
          <w:rFonts w:ascii="Georgia" w:eastAsia="Times New Roman" w:hAnsi="Georgia" w:cs="Arial"/>
          <w:b/>
          <w:bCs/>
          <w:color w:val="000000"/>
          <w:kern w:val="0"/>
          <w:sz w:val="36"/>
          <w:szCs w:val="36"/>
          <w:lang w:eastAsia="en-IN"/>
          <w14:ligatures w14:val="none"/>
        </w:rPr>
        <w:t>global anomaly</w:t>
      </w:r>
      <w:r w:rsidRPr="002944AA">
        <w:rPr>
          <w:rFonts w:ascii="Georgia" w:eastAsia="Times New Roman" w:hAnsi="Georgia" w:cs="Arial"/>
          <w:color w:val="000000"/>
          <w:kern w:val="0"/>
          <w:sz w:val="36"/>
          <w:szCs w:val="36"/>
          <w:lang w:eastAsia="en-IN"/>
          <w14:ligatures w14:val="none"/>
        </w:rPr>
        <w:t>. In other words, it’s a rare event.</w:t>
      </w:r>
      <w:r w:rsidR="00B16AFC">
        <w:rPr>
          <w:rFonts w:ascii="Georgia" w:eastAsia="Times New Roman" w:hAnsi="Georgia" w:cs="Arial"/>
          <w:color w:val="000000"/>
          <w:kern w:val="0"/>
          <w:sz w:val="36"/>
          <w:szCs w:val="36"/>
          <w:lang w:eastAsia="en-IN"/>
          <w14:ligatures w14:val="none"/>
        </w:rPr>
        <w:t xml:space="preserve"> </w:t>
      </w:r>
    </w:p>
    <w:p w14:paraId="18BE3367" w14:textId="77777777" w:rsidR="00930B54" w:rsidRPr="002944AA" w:rsidRDefault="00930B54" w:rsidP="00D772B6">
      <w:pPr>
        <w:rPr>
          <w:rFonts w:ascii="Georgia" w:hAnsi="Georgia"/>
          <w:sz w:val="36"/>
          <w:szCs w:val="36"/>
        </w:rPr>
      </w:pPr>
    </w:p>
    <w:p w14:paraId="53C6B941" w14:textId="0856D740" w:rsidR="00930B54" w:rsidRPr="002944AA" w:rsidRDefault="00930B54" w:rsidP="00D772B6">
      <w:pPr>
        <w:spacing w:before="240" w:after="240" w:line="240" w:lineRule="auto"/>
        <w:rPr>
          <w:rFonts w:ascii="Georgia" w:eastAsia="Times New Roman" w:hAnsi="Georgia" w:cs="Arial"/>
          <w:color w:val="000000"/>
          <w:kern w:val="0"/>
          <w:sz w:val="36"/>
          <w:szCs w:val="36"/>
          <w:lang w:eastAsia="en-IN"/>
          <w14:ligatures w14:val="none"/>
        </w:rPr>
      </w:pPr>
      <w:r w:rsidRPr="002944AA">
        <w:rPr>
          <w:rFonts w:ascii="Georgia" w:eastAsia="Times New Roman" w:hAnsi="Georgia" w:cs="Arial"/>
          <w:color w:val="000000"/>
          <w:kern w:val="0"/>
          <w:sz w:val="36"/>
          <w:szCs w:val="36"/>
          <w:lang w:eastAsia="en-IN"/>
          <w14:ligatures w14:val="none"/>
        </w:rPr>
        <w:t xml:space="preserve">For example, if you receive an average American salary to your bank accounts each month but </w:t>
      </w:r>
      <w:r w:rsidRPr="00B16AFC">
        <w:rPr>
          <w:rFonts w:ascii="Georgia" w:eastAsia="Times New Roman" w:hAnsi="Georgia" w:cs="Arial"/>
          <w:b/>
          <w:bCs/>
          <w:color w:val="000000"/>
          <w:kern w:val="0"/>
          <w:sz w:val="36"/>
          <w:szCs w:val="36"/>
          <w:lang w:eastAsia="en-IN"/>
          <w14:ligatures w14:val="none"/>
        </w:rPr>
        <w:t>one day get a million dollars,</w:t>
      </w:r>
      <w:r w:rsidRPr="002944AA">
        <w:rPr>
          <w:rFonts w:ascii="Georgia" w:eastAsia="Times New Roman" w:hAnsi="Georgia" w:cs="Arial"/>
          <w:color w:val="000000"/>
          <w:kern w:val="0"/>
          <w:sz w:val="36"/>
          <w:szCs w:val="36"/>
          <w:lang w:eastAsia="en-IN"/>
          <w14:ligatures w14:val="none"/>
        </w:rPr>
        <w:t xml:space="preserve"> that would look like a global anomaly to the bank’s analytics team.</w:t>
      </w:r>
      <w:r w:rsidR="00B16AFC">
        <w:rPr>
          <w:rFonts w:ascii="Georgia" w:eastAsia="Times New Roman" w:hAnsi="Georgia" w:cs="Arial"/>
          <w:color w:val="000000"/>
          <w:kern w:val="0"/>
          <w:sz w:val="36"/>
          <w:szCs w:val="36"/>
          <w:lang w:eastAsia="en-IN"/>
          <w14:ligatures w14:val="none"/>
        </w:rPr>
        <w:t xml:space="preserve"> </w:t>
      </w:r>
    </w:p>
    <w:p w14:paraId="09BDCD5B" w14:textId="77777777" w:rsidR="00930B54" w:rsidRPr="002944AA" w:rsidRDefault="00930B54" w:rsidP="00D772B6">
      <w:pPr>
        <w:spacing w:line="240" w:lineRule="auto"/>
        <w:rPr>
          <w:rFonts w:ascii="Georgia" w:eastAsia="Times New Roman" w:hAnsi="Georgia" w:cs="Arial"/>
          <w:color w:val="000000"/>
          <w:kern w:val="0"/>
          <w:sz w:val="36"/>
          <w:szCs w:val="36"/>
          <w:lang w:eastAsia="en-IN"/>
          <w14:ligatures w14:val="none"/>
        </w:rPr>
      </w:pPr>
      <w:r w:rsidRPr="002944AA">
        <w:rPr>
          <w:rFonts w:ascii="Georgia" w:eastAsia="Times New Roman" w:hAnsi="Georgia" w:cs="Arial"/>
          <w:noProof/>
          <w:color w:val="000000"/>
          <w:kern w:val="0"/>
          <w:sz w:val="36"/>
          <w:szCs w:val="36"/>
          <w:lang w:eastAsia="en-IN"/>
          <w14:ligatures w14:val="none"/>
        </w:rPr>
        <w:drawing>
          <wp:inline distT="0" distB="0" distL="0" distR="0" wp14:anchorId="1AF6F32B" wp14:editId="0EDB79AA">
            <wp:extent cx="5731510" cy="2359025"/>
            <wp:effectExtent l="0" t="0" r="2540" b="3175"/>
            <wp:docPr id="1528356005" name="Picture 1" descr="Global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outli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517BCE43" w14:textId="77777777" w:rsidR="00930B54" w:rsidRPr="002944AA" w:rsidRDefault="00930B54" w:rsidP="00D772B6">
      <w:pPr>
        <w:rPr>
          <w:rFonts w:ascii="Georgia" w:hAnsi="Georgia"/>
          <w:sz w:val="36"/>
          <w:szCs w:val="36"/>
        </w:rPr>
      </w:pPr>
    </w:p>
    <w:p w14:paraId="15A4AEA5" w14:textId="77777777" w:rsidR="00930B54" w:rsidRPr="002944AA" w:rsidRDefault="00930B54" w:rsidP="00D772B6">
      <w:pPr>
        <w:pStyle w:val="NormalWeb"/>
        <w:jc w:val="both"/>
        <w:rPr>
          <w:rFonts w:ascii="Georgia" w:hAnsi="Georgia" w:cs="Segoe UI"/>
          <w:color w:val="333333"/>
          <w:sz w:val="36"/>
          <w:szCs w:val="36"/>
        </w:rPr>
      </w:pPr>
      <w:r w:rsidRPr="002944AA">
        <w:rPr>
          <w:rStyle w:val="Strong"/>
          <w:rFonts w:ascii="Georgia" w:hAnsi="Georgia" w:cs="Segoe UI"/>
          <w:color w:val="333333"/>
          <w:sz w:val="36"/>
          <w:szCs w:val="36"/>
        </w:rPr>
        <w:t> Contextual Anomaly</w:t>
      </w:r>
    </w:p>
    <w:p w14:paraId="69CC9C4C" w14:textId="77777777" w:rsidR="00930B54" w:rsidRPr="00D16EF5" w:rsidRDefault="00930B54" w:rsidP="00D772B6">
      <w:pPr>
        <w:pStyle w:val="NormalWeb"/>
        <w:jc w:val="both"/>
        <w:rPr>
          <w:rFonts w:ascii="Georgia" w:hAnsi="Georgia" w:cs="Segoe UI"/>
          <w:b/>
          <w:bCs/>
          <w:color w:val="333333"/>
          <w:sz w:val="36"/>
          <w:szCs w:val="36"/>
        </w:rPr>
      </w:pPr>
      <w:r w:rsidRPr="00D16EF5">
        <w:rPr>
          <w:rFonts w:ascii="Georgia" w:hAnsi="Georgia" w:cs="Segoe UI"/>
          <w:b/>
          <w:bCs/>
          <w:color w:val="333333"/>
          <w:sz w:val="36"/>
          <w:szCs w:val="36"/>
        </w:rPr>
        <w:t>Contextual anomaly is also known as conditional outliers.</w:t>
      </w:r>
      <w:r w:rsidRPr="002944AA">
        <w:rPr>
          <w:rFonts w:ascii="Georgia" w:hAnsi="Georgia" w:cs="Segoe UI"/>
          <w:color w:val="333333"/>
          <w:sz w:val="36"/>
          <w:szCs w:val="36"/>
        </w:rPr>
        <w:t xml:space="preserve"> If a particular observation is different from other data points, then it is known as a </w:t>
      </w:r>
      <w:r w:rsidRPr="00D16EF5">
        <w:rPr>
          <w:rFonts w:ascii="Georgia" w:hAnsi="Georgia" w:cs="Segoe UI"/>
          <w:b/>
          <w:bCs/>
          <w:color w:val="333333"/>
          <w:sz w:val="36"/>
          <w:szCs w:val="36"/>
        </w:rPr>
        <w:t>contextual Anomaly</w:t>
      </w:r>
    </w:p>
    <w:p w14:paraId="6994FDD4" w14:textId="77777777" w:rsidR="00373EBF" w:rsidRPr="002944AA" w:rsidRDefault="00373EBF" w:rsidP="00D772B6">
      <w:pPr>
        <w:numPr>
          <w:ilvl w:val="0"/>
          <w:numId w:val="16"/>
        </w:numPr>
        <w:spacing w:before="100" w:beforeAutospacing="1" w:after="100" w:afterAutospacing="1" w:line="495" w:lineRule="atLeast"/>
        <w:jc w:val="both"/>
        <w:rPr>
          <w:rFonts w:ascii="Georgia" w:eastAsia="Times New Roman" w:hAnsi="Georgia" w:cs="Times New Roman"/>
          <w:color w:val="222222"/>
          <w:kern w:val="0"/>
          <w:sz w:val="36"/>
          <w:szCs w:val="36"/>
          <w:lang w:eastAsia="en-IN"/>
          <w14:ligatures w14:val="none"/>
        </w:rPr>
      </w:pPr>
      <w:r w:rsidRPr="002944AA">
        <w:rPr>
          <w:rFonts w:ascii="Georgia" w:eastAsia="Times New Roman" w:hAnsi="Georgia" w:cs="Times New Roman"/>
          <w:b/>
          <w:bCs/>
          <w:color w:val="222222"/>
          <w:kern w:val="0"/>
          <w:sz w:val="36"/>
          <w:szCs w:val="36"/>
          <w:lang w:eastAsia="en-IN"/>
          <w14:ligatures w14:val="none"/>
        </w:rPr>
        <w:lastRenderedPageBreak/>
        <w:t>Contextual anomalies</w:t>
      </w:r>
      <w:r w:rsidRPr="002944AA">
        <w:rPr>
          <w:rFonts w:ascii="Georgia" w:eastAsia="Times New Roman" w:hAnsi="Georgia" w:cs="Times New Roman"/>
          <w:color w:val="222222"/>
          <w:kern w:val="0"/>
          <w:sz w:val="36"/>
          <w:szCs w:val="36"/>
          <w:lang w:eastAsia="en-IN"/>
          <w14:ligatures w14:val="none"/>
        </w:rPr>
        <w:t xml:space="preserve"> – The </w:t>
      </w:r>
      <w:r w:rsidRPr="00051B3C">
        <w:rPr>
          <w:rFonts w:ascii="Georgia" w:eastAsia="Times New Roman" w:hAnsi="Georgia" w:cs="Times New Roman"/>
          <w:b/>
          <w:bCs/>
          <w:color w:val="222222"/>
          <w:kern w:val="0"/>
          <w:sz w:val="36"/>
          <w:szCs w:val="36"/>
          <w:lang w:eastAsia="en-IN"/>
          <w14:ligatures w14:val="none"/>
        </w:rPr>
        <w:t>abnormality is based on the specific context</w:t>
      </w:r>
      <w:r w:rsidRPr="002944AA">
        <w:rPr>
          <w:rFonts w:ascii="Georgia" w:eastAsia="Times New Roman" w:hAnsi="Georgia" w:cs="Times New Roman"/>
          <w:color w:val="222222"/>
          <w:kern w:val="0"/>
          <w:sz w:val="36"/>
          <w:szCs w:val="36"/>
          <w:lang w:eastAsia="en-IN"/>
          <w14:ligatures w14:val="none"/>
        </w:rPr>
        <w:t xml:space="preserve">. We can find this kind of anomaly in </w:t>
      </w:r>
      <w:r w:rsidRPr="0070066C">
        <w:rPr>
          <w:rFonts w:ascii="Georgia" w:eastAsia="Times New Roman" w:hAnsi="Georgia" w:cs="Times New Roman"/>
          <w:b/>
          <w:bCs/>
          <w:color w:val="222222"/>
          <w:kern w:val="0"/>
          <w:sz w:val="36"/>
          <w:szCs w:val="36"/>
          <w:lang w:eastAsia="en-IN"/>
          <w14:ligatures w14:val="none"/>
        </w:rPr>
        <w:t>time-series based data</w:t>
      </w:r>
      <w:r w:rsidRPr="002944AA">
        <w:rPr>
          <w:rFonts w:ascii="Georgia" w:eastAsia="Times New Roman" w:hAnsi="Georgia" w:cs="Times New Roman"/>
          <w:color w:val="222222"/>
          <w:kern w:val="0"/>
          <w:sz w:val="36"/>
          <w:szCs w:val="36"/>
          <w:lang w:eastAsia="en-IN"/>
          <w14:ligatures w14:val="none"/>
        </w:rPr>
        <w:t>. Use case – Amount spent on petrol on a daily basis throughout the working days is normal but will be found odd when spent on vacation.</w:t>
      </w:r>
    </w:p>
    <w:p w14:paraId="13DA8F47" w14:textId="77777777" w:rsidR="00373EBF" w:rsidRPr="002944AA" w:rsidRDefault="00E81822" w:rsidP="00D772B6">
      <w:pPr>
        <w:pStyle w:val="NormalWeb"/>
        <w:jc w:val="both"/>
        <w:rPr>
          <w:rFonts w:ascii="Georgia" w:hAnsi="Georgia" w:cs="Segoe UI"/>
          <w:color w:val="333333"/>
          <w:sz w:val="36"/>
          <w:szCs w:val="36"/>
        </w:rPr>
      </w:pPr>
      <w:r w:rsidRPr="002944AA">
        <w:rPr>
          <w:rFonts w:ascii="Georgia" w:hAnsi="Georgia"/>
          <w:noProof/>
          <w:sz w:val="36"/>
          <w:szCs w:val="36"/>
        </w:rPr>
        <w:drawing>
          <wp:inline distT="0" distB="0" distL="0" distR="0" wp14:anchorId="14D71559" wp14:editId="1A5ABFB7">
            <wp:extent cx="5731510" cy="2220595"/>
            <wp:effectExtent l="0" t="0" r="2540" b="8255"/>
            <wp:docPr id="1727838852" name="Picture 18" descr="Contextual anoma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textual anomal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42B7416D" w14:textId="77777777" w:rsidR="00AC7B8A" w:rsidRPr="002944AA" w:rsidRDefault="00AC7B8A" w:rsidP="00D772B6">
      <w:pPr>
        <w:pStyle w:val="NormalWeb"/>
        <w:jc w:val="both"/>
        <w:rPr>
          <w:rFonts w:ascii="Georgia" w:hAnsi="Georgia" w:cs="Segoe UI"/>
          <w:color w:val="333333"/>
          <w:sz w:val="36"/>
          <w:szCs w:val="36"/>
        </w:rPr>
      </w:pPr>
    </w:p>
    <w:p w14:paraId="0B55DA01" w14:textId="77777777" w:rsidR="00930B54" w:rsidRPr="002944AA" w:rsidRDefault="00930B54" w:rsidP="00D772B6">
      <w:pPr>
        <w:pStyle w:val="NormalWeb"/>
        <w:jc w:val="both"/>
        <w:rPr>
          <w:rFonts w:ascii="Georgia" w:hAnsi="Georgia" w:cs="Segoe UI"/>
          <w:color w:val="333333"/>
          <w:sz w:val="36"/>
          <w:szCs w:val="36"/>
        </w:rPr>
      </w:pPr>
      <w:r w:rsidRPr="002944AA">
        <w:rPr>
          <w:rStyle w:val="Strong"/>
          <w:rFonts w:ascii="Georgia" w:hAnsi="Georgia" w:cs="Segoe UI"/>
          <w:color w:val="333333"/>
          <w:sz w:val="36"/>
          <w:szCs w:val="36"/>
        </w:rPr>
        <w:t>Collective Anomaly</w:t>
      </w:r>
    </w:p>
    <w:p w14:paraId="7798FEF3" w14:textId="77777777" w:rsidR="00930B54" w:rsidRPr="002944AA" w:rsidRDefault="00930B54" w:rsidP="00D772B6">
      <w:pPr>
        <w:pStyle w:val="NormalWeb"/>
        <w:jc w:val="both"/>
        <w:rPr>
          <w:rFonts w:ascii="Georgia" w:hAnsi="Georgia" w:cs="Segoe UI"/>
          <w:color w:val="333333"/>
          <w:sz w:val="36"/>
          <w:szCs w:val="36"/>
        </w:rPr>
      </w:pPr>
      <w:r w:rsidRPr="002944AA">
        <w:rPr>
          <w:rFonts w:ascii="Georgia" w:hAnsi="Georgia" w:cs="Segoe UI"/>
          <w:color w:val="333333"/>
          <w:sz w:val="36"/>
          <w:szCs w:val="36"/>
        </w:rPr>
        <w:t>Collective anomalies occur when a data point within a set is anomalous for the whole dataset, and such values are known as collective outliers.</w:t>
      </w:r>
    </w:p>
    <w:p w14:paraId="43799F06" w14:textId="77777777" w:rsidR="00AC7B8A" w:rsidRPr="002944AA" w:rsidRDefault="00AC7B8A" w:rsidP="00D772B6">
      <w:pPr>
        <w:numPr>
          <w:ilvl w:val="0"/>
          <w:numId w:val="17"/>
        </w:numPr>
        <w:spacing w:before="100" w:beforeAutospacing="1" w:after="100" w:afterAutospacing="1" w:line="495" w:lineRule="atLeast"/>
        <w:jc w:val="both"/>
        <w:rPr>
          <w:rFonts w:ascii="Georgia" w:eastAsia="Times New Roman" w:hAnsi="Georgia" w:cs="Times New Roman"/>
          <w:color w:val="222222"/>
          <w:kern w:val="0"/>
          <w:sz w:val="36"/>
          <w:szCs w:val="36"/>
          <w:lang w:eastAsia="en-IN"/>
          <w14:ligatures w14:val="none"/>
        </w:rPr>
      </w:pPr>
      <w:r w:rsidRPr="002944AA">
        <w:rPr>
          <w:rFonts w:ascii="Georgia" w:eastAsia="Times New Roman" w:hAnsi="Georgia" w:cs="Times New Roman"/>
          <w:b/>
          <w:bCs/>
          <w:color w:val="222222"/>
          <w:kern w:val="0"/>
          <w:sz w:val="36"/>
          <w:szCs w:val="36"/>
          <w:lang w:eastAsia="en-IN"/>
          <w14:ligatures w14:val="none"/>
        </w:rPr>
        <w:t>Collective anomalies</w:t>
      </w:r>
      <w:r w:rsidRPr="002944AA">
        <w:rPr>
          <w:rFonts w:ascii="Georgia" w:eastAsia="Times New Roman" w:hAnsi="Georgia" w:cs="Times New Roman"/>
          <w:color w:val="222222"/>
          <w:kern w:val="0"/>
          <w:sz w:val="36"/>
          <w:szCs w:val="36"/>
          <w:lang w:eastAsia="en-IN"/>
          <w14:ligatures w14:val="none"/>
        </w:rPr>
        <w:t> – A set of data instances put together helps in detecting anomalies. Use case – Someone attempting to copy data from a remote machine to a local host unexpectedly such an anomaly would be flagged as possible cyber-attack.</w:t>
      </w:r>
    </w:p>
    <w:p w14:paraId="2BD66EA4" w14:textId="77777777" w:rsidR="00AC7B8A" w:rsidRPr="002944AA" w:rsidRDefault="00AC7B8A" w:rsidP="00D772B6">
      <w:pPr>
        <w:spacing w:after="0" w:line="240" w:lineRule="auto"/>
        <w:rPr>
          <w:rFonts w:ascii="Georgia" w:eastAsia="Times New Roman" w:hAnsi="Georgia" w:cs="Times New Roman"/>
          <w:color w:val="222222"/>
          <w:kern w:val="0"/>
          <w:sz w:val="36"/>
          <w:szCs w:val="36"/>
          <w:lang w:eastAsia="en-IN"/>
          <w14:ligatures w14:val="none"/>
        </w:rPr>
      </w:pPr>
      <w:r w:rsidRPr="002944AA">
        <w:rPr>
          <w:rFonts w:ascii="Georgia" w:eastAsia="Times New Roman" w:hAnsi="Georgia" w:cs="Times New Roman"/>
          <w:noProof/>
          <w:color w:val="222222"/>
          <w:kern w:val="0"/>
          <w:sz w:val="36"/>
          <w:szCs w:val="36"/>
          <w:lang w:eastAsia="en-IN"/>
          <w14:ligatures w14:val="none"/>
        </w:rPr>
        <w:lastRenderedPageBreak/>
        <w:drawing>
          <wp:inline distT="0" distB="0" distL="0" distR="0" wp14:anchorId="267994CB" wp14:editId="214DE3E6">
            <wp:extent cx="5391150" cy="1828800"/>
            <wp:effectExtent l="0" t="0" r="0" b="0"/>
            <wp:docPr id="19281596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14:paraId="5C5F4BAA" w14:textId="77777777" w:rsidR="00E16935" w:rsidRPr="002944AA" w:rsidRDefault="00E16935" w:rsidP="00D772B6">
      <w:pPr>
        <w:pStyle w:val="Heading2"/>
        <w:spacing w:before="450"/>
        <w:rPr>
          <w:rFonts w:ascii="Georgia" w:hAnsi="Georgia"/>
          <w:color w:val="222222"/>
          <w:sz w:val="36"/>
          <w:szCs w:val="36"/>
        </w:rPr>
      </w:pPr>
      <w:r w:rsidRPr="002944AA">
        <w:rPr>
          <w:rFonts w:ascii="Georgia" w:hAnsi="Georgia"/>
          <w:b/>
          <w:bCs/>
          <w:color w:val="222222"/>
          <w:sz w:val="36"/>
          <w:szCs w:val="36"/>
        </w:rPr>
        <w:t>Anomaly Detection Approaches</w:t>
      </w:r>
    </w:p>
    <w:p w14:paraId="4EE69A8A" w14:textId="77777777" w:rsidR="00E16935" w:rsidRPr="002944AA" w:rsidRDefault="00E16935" w:rsidP="00D772B6">
      <w:pPr>
        <w:pStyle w:val="Heading4"/>
        <w:numPr>
          <w:ilvl w:val="0"/>
          <w:numId w:val="18"/>
        </w:numPr>
        <w:spacing w:before="450"/>
        <w:jc w:val="both"/>
        <w:rPr>
          <w:rFonts w:ascii="Georgia" w:hAnsi="Georgia"/>
          <w:color w:val="222222"/>
          <w:sz w:val="36"/>
          <w:szCs w:val="36"/>
        </w:rPr>
      </w:pPr>
      <w:r w:rsidRPr="002944AA">
        <w:rPr>
          <w:rFonts w:ascii="Georgia" w:hAnsi="Georgia"/>
          <w:b/>
          <w:bCs/>
          <w:color w:val="222222"/>
          <w:sz w:val="36"/>
          <w:szCs w:val="36"/>
        </w:rPr>
        <w:t>Model-based</w:t>
      </w:r>
    </w:p>
    <w:p w14:paraId="7FC37B8B" w14:textId="77777777" w:rsidR="00E16935" w:rsidRPr="002944AA" w:rsidRDefault="00E16935" w:rsidP="00D772B6">
      <w:pPr>
        <w:pStyle w:val="Heading4"/>
        <w:numPr>
          <w:ilvl w:val="0"/>
          <w:numId w:val="19"/>
        </w:numPr>
        <w:spacing w:before="450"/>
        <w:jc w:val="both"/>
        <w:rPr>
          <w:rFonts w:ascii="Georgia" w:hAnsi="Georgia"/>
          <w:color w:val="222222"/>
          <w:sz w:val="36"/>
          <w:szCs w:val="36"/>
        </w:rPr>
      </w:pPr>
      <w:r w:rsidRPr="002944AA">
        <w:rPr>
          <w:rFonts w:ascii="Georgia" w:hAnsi="Georgia"/>
          <w:b/>
          <w:bCs/>
          <w:color w:val="222222"/>
          <w:sz w:val="36"/>
          <w:szCs w:val="36"/>
        </w:rPr>
        <w:t>Distance-based</w:t>
      </w:r>
    </w:p>
    <w:p w14:paraId="0967746B" w14:textId="77777777" w:rsidR="00E16935" w:rsidRPr="002944AA" w:rsidRDefault="00E1693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This approach is based on the proximities. Consider a 2D or 3D scatter plot all the data objects are in one proximity. But Anomalous objects are away from them.</w:t>
      </w:r>
    </w:p>
    <w:p w14:paraId="60E9D628" w14:textId="77777777" w:rsidR="00E16935" w:rsidRPr="002944AA" w:rsidRDefault="00E16935" w:rsidP="00D772B6">
      <w:pPr>
        <w:pStyle w:val="Heading4"/>
        <w:numPr>
          <w:ilvl w:val="0"/>
          <w:numId w:val="20"/>
        </w:numPr>
        <w:spacing w:before="450"/>
        <w:jc w:val="both"/>
        <w:rPr>
          <w:rFonts w:ascii="Georgia" w:hAnsi="Georgia"/>
          <w:color w:val="222222"/>
          <w:sz w:val="36"/>
          <w:szCs w:val="36"/>
        </w:rPr>
      </w:pPr>
      <w:r w:rsidRPr="002944AA">
        <w:rPr>
          <w:rFonts w:ascii="Georgia" w:hAnsi="Georgia"/>
          <w:b/>
          <w:bCs/>
          <w:color w:val="222222"/>
          <w:sz w:val="36"/>
          <w:szCs w:val="36"/>
        </w:rPr>
        <w:t>Distance-based</w:t>
      </w:r>
    </w:p>
    <w:p w14:paraId="05C99999" w14:textId="77777777" w:rsidR="00E16935" w:rsidRPr="002944AA" w:rsidRDefault="00E1693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This approach is based on the proximities. Consider a 2D or 3D scatter plot all the data objects are in one proximity. But Anomalous objects are away from them.</w:t>
      </w:r>
    </w:p>
    <w:p w14:paraId="221626A0" w14:textId="77777777" w:rsidR="00E16935" w:rsidRPr="00C75379" w:rsidRDefault="00E16935" w:rsidP="00D772B6">
      <w:pPr>
        <w:pStyle w:val="Heading3"/>
        <w:spacing w:before="0" w:beforeAutospacing="0"/>
        <w:rPr>
          <w:rFonts w:ascii="Georgia" w:hAnsi="Georgia"/>
          <w:color w:val="222222"/>
          <w:sz w:val="36"/>
          <w:szCs w:val="36"/>
        </w:rPr>
      </w:pPr>
      <w:r w:rsidRPr="00C75379">
        <w:rPr>
          <w:rFonts w:ascii="Georgia" w:hAnsi="Georgia"/>
          <w:color w:val="222222"/>
          <w:sz w:val="36"/>
          <w:szCs w:val="36"/>
        </w:rPr>
        <w:t>DBSCAN</w:t>
      </w:r>
    </w:p>
    <w:p w14:paraId="2C285D0F" w14:textId="77777777" w:rsidR="00C75379" w:rsidRDefault="00E1693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 xml:space="preserve">DBSCAN (Density-based Spatial Clustering of Applications with Noise) is one of the extensively used density-based clustering algorithms which is used in the applications of outlier detection. </w:t>
      </w:r>
    </w:p>
    <w:p w14:paraId="06D25782" w14:textId="77777777" w:rsidR="00C75379" w:rsidRDefault="00C75379" w:rsidP="00D772B6">
      <w:pPr>
        <w:pStyle w:val="NormalWeb"/>
        <w:spacing w:before="0" w:beforeAutospacing="0" w:line="495" w:lineRule="atLeast"/>
        <w:jc w:val="both"/>
        <w:rPr>
          <w:rFonts w:ascii="Georgia" w:hAnsi="Georgia"/>
          <w:color w:val="222222"/>
          <w:sz w:val="36"/>
          <w:szCs w:val="36"/>
        </w:rPr>
      </w:pPr>
    </w:p>
    <w:p w14:paraId="46D489C3" w14:textId="543F5AB7" w:rsidR="00E16935" w:rsidRPr="002944AA" w:rsidRDefault="00E1693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lastRenderedPageBreak/>
        <w:t>The basic idea behind DBSCAN is that a cluster has to contain minimum numb</w:t>
      </w:r>
      <w:r w:rsidRPr="002944AA">
        <w:rPr>
          <w:rStyle w:val="comment-highlite"/>
          <w:rFonts w:ascii="Georgia" w:eastAsiaTheme="majorEastAsia" w:hAnsi="Georgia"/>
          <w:color w:val="222222"/>
          <w:sz w:val="36"/>
          <w:szCs w:val="36"/>
        </w:rPr>
        <w:t>er of points within the specified radius. DBSCAN algorithm uses two parameters, minimum points (“minpts”) and </w:t>
      </w:r>
      <w:r w:rsidRPr="002944AA">
        <w:rPr>
          <w:rFonts w:ascii="Georgia" w:hAnsi="Georgia"/>
          <w:color w:val="222222"/>
          <w:sz w:val="36"/>
          <w:szCs w:val="36"/>
        </w:rPr>
        <w:t>epsilon(“eps”) to perform clustering.</w:t>
      </w:r>
      <w:r w:rsidR="00925FE3">
        <w:rPr>
          <w:rFonts w:ascii="Georgia" w:hAnsi="Georgia"/>
          <w:color w:val="222222"/>
          <w:sz w:val="36"/>
          <w:szCs w:val="36"/>
        </w:rPr>
        <w:t xml:space="preserve"> </w:t>
      </w:r>
    </w:p>
    <w:p w14:paraId="62B5DC2C" w14:textId="77777777" w:rsidR="00E16935" w:rsidRPr="002944AA" w:rsidRDefault="00E16935" w:rsidP="00D772B6">
      <w:pPr>
        <w:pStyle w:val="NormalWeb"/>
        <w:spacing w:before="0" w:beforeAutospacing="0" w:line="495" w:lineRule="atLeast"/>
        <w:jc w:val="both"/>
        <w:rPr>
          <w:rFonts w:ascii="Georgia" w:hAnsi="Georgia"/>
          <w:color w:val="222222"/>
          <w:sz w:val="36"/>
          <w:szCs w:val="36"/>
        </w:rPr>
      </w:pPr>
    </w:p>
    <w:p w14:paraId="75CC781F" w14:textId="77777777" w:rsidR="00E16935" w:rsidRPr="002944AA" w:rsidRDefault="00E16935" w:rsidP="00D772B6">
      <w:pPr>
        <w:pStyle w:val="NormalWeb"/>
        <w:spacing w:before="0" w:beforeAutospacing="0" w:line="495" w:lineRule="atLeast"/>
        <w:jc w:val="both"/>
        <w:rPr>
          <w:rFonts w:ascii="Georgia" w:hAnsi="Georgia"/>
          <w:color w:val="222222"/>
          <w:sz w:val="36"/>
          <w:szCs w:val="36"/>
        </w:rPr>
      </w:pPr>
    </w:p>
    <w:p w14:paraId="40292BEE" w14:textId="77777777" w:rsidR="00AC7B8A" w:rsidRPr="002944AA" w:rsidRDefault="00AC7B8A" w:rsidP="00D772B6">
      <w:pPr>
        <w:pStyle w:val="NormalWeb"/>
        <w:jc w:val="both"/>
        <w:rPr>
          <w:rFonts w:ascii="Georgia" w:hAnsi="Georgia" w:cs="Segoe UI"/>
          <w:color w:val="333333"/>
          <w:sz w:val="36"/>
          <w:szCs w:val="36"/>
        </w:rPr>
      </w:pPr>
    </w:p>
    <w:p w14:paraId="06872E3E" w14:textId="77777777" w:rsidR="00E16935" w:rsidRPr="002944AA" w:rsidRDefault="00E16935" w:rsidP="00D772B6">
      <w:pPr>
        <w:pStyle w:val="Heading2"/>
        <w:spacing w:before="450"/>
        <w:rPr>
          <w:rFonts w:ascii="Georgia" w:hAnsi="Georgia"/>
          <w:color w:val="222222"/>
          <w:sz w:val="36"/>
          <w:szCs w:val="36"/>
        </w:rPr>
      </w:pPr>
      <w:r w:rsidRPr="002944AA">
        <w:rPr>
          <w:rFonts w:ascii="Georgia" w:hAnsi="Georgia"/>
          <w:b/>
          <w:bCs/>
          <w:color w:val="222222"/>
          <w:sz w:val="36"/>
          <w:szCs w:val="36"/>
        </w:rPr>
        <w:t>The Model-based Approach (also called Statistical Method)</w:t>
      </w:r>
    </w:p>
    <w:p w14:paraId="0B05BFC4" w14:textId="77777777" w:rsidR="00E16935" w:rsidRPr="002944AA" w:rsidRDefault="00E16935" w:rsidP="00D772B6">
      <w:pPr>
        <w:pStyle w:val="NormalWeb"/>
        <w:jc w:val="both"/>
        <w:rPr>
          <w:rFonts w:ascii="Georgia" w:hAnsi="Georgia" w:cs="Segoe UI"/>
          <w:color w:val="333333"/>
          <w:sz w:val="36"/>
          <w:szCs w:val="36"/>
        </w:rPr>
      </w:pPr>
    </w:p>
    <w:p w14:paraId="769A815D" w14:textId="77777777" w:rsidR="00930B54" w:rsidRPr="002944AA" w:rsidRDefault="00930B54" w:rsidP="00D772B6">
      <w:pPr>
        <w:pStyle w:val="NormalWeb"/>
        <w:jc w:val="both"/>
        <w:rPr>
          <w:rFonts w:ascii="Georgia" w:hAnsi="Georgia" w:cs="Segoe UI"/>
          <w:color w:val="333333"/>
          <w:sz w:val="36"/>
          <w:szCs w:val="36"/>
        </w:rPr>
      </w:pPr>
    </w:p>
    <w:p w14:paraId="2061D1B6" w14:textId="77777777" w:rsidR="00930B54" w:rsidRPr="00E42429" w:rsidRDefault="00930B54" w:rsidP="00D772B6">
      <w:pPr>
        <w:pStyle w:val="Heading1"/>
        <w:spacing w:before="0"/>
        <w:rPr>
          <w:rFonts w:ascii="Georgia" w:hAnsi="Georgia"/>
          <w:b/>
          <w:bCs/>
          <w:color w:val="222222"/>
          <w:sz w:val="48"/>
          <w:szCs w:val="48"/>
        </w:rPr>
      </w:pPr>
      <w:r w:rsidRPr="00E42429">
        <w:rPr>
          <w:rFonts w:ascii="Georgia" w:hAnsi="Georgia"/>
          <w:b/>
          <w:bCs/>
          <w:color w:val="222222"/>
          <w:sz w:val="48"/>
          <w:szCs w:val="48"/>
        </w:rPr>
        <w:t>Time Series Analysis and Forecasting | Data-Driven Insights </w:t>
      </w:r>
    </w:p>
    <w:p w14:paraId="63B6EF95" w14:textId="77777777" w:rsidR="006C47FC" w:rsidRPr="002944AA" w:rsidRDefault="006C47FC" w:rsidP="00D772B6">
      <w:pPr>
        <w:pStyle w:val="Heading2"/>
        <w:spacing w:before="450"/>
        <w:rPr>
          <w:rFonts w:ascii="Georgia" w:hAnsi="Georgia"/>
          <w:color w:val="222222"/>
          <w:sz w:val="36"/>
          <w:szCs w:val="36"/>
        </w:rPr>
      </w:pPr>
      <w:r w:rsidRPr="002944AA">
        <w:rPr>
          <w:rFonts w:ascii="Georgia" w:hAnsi="Georgia"/>
          <w:b/>
          <w:bCs/>
          <w:color w:val="222222"/>
          <w:sz w:val="36"/>
          <w:szCs w:val="36"/>
        </w:rPr>
        <w:t>What Is Time Series Analysis?</w:t>
      </w:r>
    </w:p>
    <w:p w14:paraId="7C12175E" w14:textId="77777777" w:rsidR="006C47FC" w:rsidRPr="002944AA" w:rsidRDefault="006C47FC" w:rsidP="00D772B6">
      <w:pPr>
        <w:pStyle w:val="NormalWeb"/>
        <w:spacing w:before="0" w:beforeAutospacing="0" w:line="495" w:lineRule="atLeast"/>
        <w:jc w:val="both"/>
        <w:rPr>
          <w:rFonts w:ascii="Georgia" w:hAnsi="Georgia"/>
          <w:color w:val="222222"/>
          <w:sz w:val="36"/>
          <w:szCs w:val="36"/>
        </w:rPr>
      </w:pPr>
      <w:r w:rsidRPr="00E42429">
        <w:rPr>
          <w:rFonts w:ascii="Georgia" w:hAnsi="Georgia"/>
          <w:b/>
          <w:bCs/>
          <w:color w:val="222222"/>
          <w:sz w:val="36"/>
          <w:szCs w:val="36"/>
        </w:rPr>
        <w:t>Time series analysis is a specific way of analyzing a sequence of data points collected over time</w:t>
      </w:r>
      <w:r w:rsidRPr="002944AA">
        <w:rPr>
          <w:rFonts w:ascii="Georgia" w:hAnsi="Georgia"/>
          <w:color w:val="222222"/>
          <w:sz w:val="36"/>
          <w:szCs w:val="36"/>
        </w:rPr>
        <w:t>. In TSA, analysts record data points at consistent intervals over a set period rather than just recording the data points intermittently or randomly.</w:t>
      </w:r>
    </w:p>
    <w:p w14:paraId="5D177519" w14:textId="77777777" w:rsidR="006C47FC" w:rsidRPr="002944AA" w:rsidRDefault="006C47FC" w:rsidP="00D772B6">
      <w:pPr>
        <w:rPr>
          <w:ins w:id="0" w:author="Unknown"/>
          <w:rFonts w:ascii="Georgia" w:hAnsi="Georgia"/>
          <w:color w:val="4A4A4A"/>
          <w:sz w:val="36"/>
          <w:szCs w:val="36"/>
          <w:shd w:val="clear" w:color="auto" w:fill="FFFFFF"/>
        </w:rPr>
      </w:pPr>
      <w:ins w:id="1" w:author="Unknown">
        <w:r w:rsidRPr="002944AA">
          <w:rPr>
            <w:rFonts w:ascii="Georgia" w:hAnsi="Georgia"/>
            <w:color w:val="4A4A4A"/>
            <w:sz w:val="36"/>
            <w:szCs w:val="36"/>
            <w:shd w:val="clear" w:color="auto" w:fill="FFFFFF"/>
          </w:rPr>
          <w:br/>
        </w:r>
      </w:ins>
    </w:p>
    <w:p w14:paraId="67F414F9" w14:textId="77777777" w:rsidR="006C47FC" w:rsidRPr="002944AA" w:rsidRDefault="006C47FC" w:rsidP="00D772B6">
      <w:pPr>
        <w:pStyle w:val="Heading2"/>
        <w:spacing w:before="450"/>
        <w:rPr>
          <w:rFonts w:ascii="Georgia" w:hAnsi="Georgia"/>
          <w:color w:val="auto"/>
          <w:sz w:val="36"/>
          <w:szCs w:val="36"/>
        </w:rPr>
      </w:pPr>
      <w:r w:rsidRPr="002944AA">
        <w:rPr>
          <w:rFonts w:ascii="Georgia" w:hAnsi="Georgia"/>
          <w:b/>
          <w:bCs/>
          <w:sz w:val="36"/>
          <w:szCs w:val="36"/>
        </w:rPr>
        <w:lastRenderedPageBreak/>
        <w:t>Introduction</w:t>
      </w:r>
    </w:p>
    <w:p w14:paraId="26000E00" w14:textId="77777777" w:rsidR="006C47FC" w:rsidRPr="002944AA" w:rsidRDefault="006C47FC" w:rsidP="00D772B6">
      <w:pPr>
        <w:pStyle w:val="Heading2"/>
        <w:spacing w:before="450"/>
        <w:rPr>
          <w:rFonts w:ascii="Georgia" w:hAnsi="Georgia"/>
          <w:sz w:val="36"/>
          <w:szCs w:val="36"/>
        </w:rPr>
      </w:pPr>
      <w:r w:rsidRPr="002944AA">
        <w:rPr>
          <w:rFonts w:ascii="Georgia" w:hAnsi="Georgia"/>
          <w:b/>
          <w:bCs/>
          <w:sz w:val="36"/>
          <w:szCs w:val="36"/>
        </w:rPr>
        <w:t>What Is Time Series Analysis?</w:t>
      </w:r>
    </w:p>
    <w:p w14:paraId="6B25EBDE" w14:textId="77777777" w:rsidR="006C47FC" w:rsidRPr="002944AA" w:rsidRDefault="006C47FC" w:rsidP="00D772B6">
      <w:pPr>
        <w:pStyle w:val="NormalWeb"/>
        <w:spacing w:before="0" w:beforeAutospacing="0" w:line="495" w:lineRule="atLeast"/>
        <w:jc w:val="both"/>
        <w:rPr>
          <w:rFonts w:ascii="Georgia" w:hAnsi="Georgia"/>
          <w:color w:val="222222"/>
          <w:sz w:val="36"/>
          <w:szCs w:val="36"/>
        </w:rPr>
      </w:pPr>
      <w:r w:rsidRPr="00E6263B">
        <w:rPr>
          <w:rFonts w:ascii="Georgia" w:hAnsi="Georgia"/>
          <w:b/>
          <w:bCs/>
          <w:color w:val="222222"/>
          <w:sz w:val="36"/>
          <w:szCs w:val="36"/>
        </w:rPr>
        <w:t>Time series analysis is a specific way of analyzing a sequence of data points collected over time.</w:t>
      </w:r>
      <w:r w:rsidRPr="002944AA">
        <w:rPr>
          <w:rFonts w:ascii="Georgia" w:hAnsi="Georgia"/>
          <w:color w:val="222222"/>
          <w:sz w:val="36"/>
          <w:szCs w:val="36"/>
        </w:rPr>
        <w:t xml:space="preserve"> In TSA, analysts record data points at consistent intervals over a set period rather than just recording the data points intermittently or randomly.</w:t>
      </w:r>
    </w:p>
    <w:p w14:paraId="28D683A2" w14:textId="77777777" w:rsidR="006C47FC" w:rsidRPr="00E6263B" w:rsidRDefault="006C47FC" w:rsidP="00D772B6">
      <w:pPr>
        <w:pStyle w:val="Heading3"/>
        <w:spacing w:before="0" w:beforeAutospacing="0"/>
        <w:rPr>
          <w:rFonts w:ascii="Georgia" w:hAnsi="Georgia"/>
          <w:i/>
          <w:iCs/>
          <w:color w:val="222222"/>
          <w:sz w:val="36"/>
          <w:szCs w:val="36"/>
        </w:rPr>
      </w:pPr>
      <w:r w:rsidRPr="00E6263B">
        <w:rPr>
          <w:rFonts w:ascii="Georgia" w:hAnsi="Georgia"/>
          <w:i/>
          <w:iCs/>
          <w:color w:val="222222"/>
          <w:sz w:val="36"/>
          <w:szCs w:val="36"/>
        </w:rPr>
        <w:t>Objectives of Time Series Analysis</w:t>
      </w:r>
    </w:p>
    <w:p w14:paraId="6F6E3392" w14:textId="4F2C8B3F" w:rsidR="006C47FC" w:rsidRPr="002944AA" w:rsidRDefault="006C47FC" w:rsidP="00D772B6">
      <w:pPr>
        <w:rPr>
          <w:rFonts w:ascii="Georgia" w:hAnsi="Georgia"/>
          <w:sz w:val="36"/>
          <w:szCs w:val="36"/>
        </w:rPr>
      </w:pPr>
    </w:p>
    <w:p w14:paraId="4F1099E2" w14:textId="77777777" w:rsidR="006C47FC" w:rsidRPr="002944AA" w:rsidRDefault="006C47FC" w:rsidP="00D772B6">
      <w:pPr>
        <w:pStyle w:val="Heading2"/>
        <w:spacing w:before="450"/>
        <w:rPr>
          <w:rFonts w:ascii="Georgia" w:hAnsi="Georgia"/>
          <w:sz w:val="36"/>
          <w:szCs w:val="36"/>
        </w:rPr>
      </w:pPr>
      <w:r w:rsidRPr="002944AA">
        <w:rPr>
          <w:rFonts w:ascii="Georgia" w:hAnsi="Georgia"/>
          <w:b/>
          <w:bCs/>
          <w:sz w:val="36"/>
          <w:szCs w:val="36"/>
        </w:rPr>
        <w:t>How to Analyze Time Series?</w:t>
      </w:r>
    </w:p>
    <w:p w14:paraId="4AEC4958" w14:textId="77777777" w:rsidR="006C47FC" w:rsidRPr="002944AA" w:rsidRDefault="006C47FC"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To perform the time series analysis, we have to follow the following steps:</w:t>
      </w:r>
    </w:p>
    <w:p w14:paraId="65C6916E" w14:textId="77777777" w:rsidR="006C47FC" w:rsidRPr="002944AA" w:rsidRDefault="006C47FC" w:rsidP="00D772B6">
      <w:pPr>
        <w:numPr>
          <w:ilvl w:val="0"/>
          <w:numId w:val="4"/>
        </w:numPr>
        <w:spacing w:before="100" w:beforeAutospacing="1" w:after="100" w:afterAutospacing="1" w:line="495" w:lineRule="atLeast"/>
        <w:jc w:val="both"/>
        <w:rPr>
          <w:rFonts w:ascii="Georgia" w:hAnsi="Georgia"/>
          <w:sz w:val="36"/>
          <w:szCs w:val="36"/>
        </w:rPr>
      </w:pPr>
      <w:r w:rsidRPr="002944AA">
        <w:rPr>
          <w:rFonts w:ascii="Georgia" w:hAnsi="Georgia"/>
          <w:sz w:val="36"/>
          <w:szCs w:val="36"/>
        </w:rPr>
        <w:t>Collecting the data and cleaning it</w:t>
      </w:r>
    </w:p>
    <w:p w14:paraId="0DC60859" w14:textId="77777777" w:rsidR="006C47FC" w:rsidRPr="002944AA" w:rsidRDefault="006C47FC" w:rsidP="00D772B6">
      <w:pPr>
        <w:numPr>
          <w:ilvl w:val="0"/>
          <w:numId w:val="4"/>
        </w:numPr>
        <w:spacing w:before="100" w:beforeAutospacing="1" w:after="100" w:afterAutospacing="1" w:line="495" w:lineRule="atLeast"/>
        <w:jc w:val="both"/>
        <w:rPr>
          <w:rFonts w:ascii="Georgia" w:hAnsi="Georgia"/>
          <w:sz w:val="36"/>
          <w:szCs w:val="36"/>
        </w:rPr>
      </w:pPr>
      <w:r w:rsidRPr="002944AA">
        <w:rPr>
          <w:rFonts w:ascii="Georgia" w:hAnsi="Georgia"/>
          <w:sz w:val="36"/>
          <w:szCs w:val="36"/>
        </w:rPr>
        <w:t>Preparing Visualization with respect to time vs key feature</w:t>
      </w:r>
    </w:p>
    <w:p w14:paraId="013AFA94" w14:textId="77777777" w:rsidR="006C47FC" w:rsidRPr="002944AA" w:rsidRDefault="006C47FC" w:rsidP="00D772B6">
      <w:pPr>
        <w:numPr>
          <w:ilvl w:val="0"/>
          <w:numId w:val="4"/>
        </w:numPr>
        <w:spacing w:before="100" w:beforeAutospacing="1" w:after="100" w:afterAutospacing="1" w:line="495" w:lineRule="atLeast"/>
        <w:jc w:val="both"/>
        <w:rPr>
          <w:rFonts w:ascii="Georgia" w:hAnsi="Georgia"/>
          <w:sz w:val="36"/>
          <w:szCs w:val="36"/>
        </w:rPr>
      </w:pPr>
      <w:r w:rsidRPr="002944AA">
        <w:rPr>
          <w:rFonts w:ascii="Georgia" w:hAnsi="Georgia"/>
          <w:sz w:val="36"/>
          <w:szCs w:val="36"/>
        </w:rPr>
        <w:t>Observing the stationarity of the series</w:t>
      </w:r>
    </w:p>
    <w:p w14:paraId="4EABB4BD" w14:textId="77777777" w:rsidR="006C47FC" w:rsidRPr="002944AA" w:rsidRDefault="006C47FC" w:rsidP="00D772B6">
      <w:pPr>
        <w:numPr>
          <w:ilvl w:val="0"/>
          <w:numId w:val="4"/>
        </w:numPr>
        <w:spacing w:before="100" w:beforeAutospacing="1" w:after="100" w:afterAutospacing="1" w:line="495" w:lineRule="atLeast"/>
        <w:jc w:val="both"/>
        <w:rPr>
          <w:rFonts w:ascii="Georgia" w:hAnsi="Georgia"/>
          <w:sz w:val="36"/>
          <w:szCs w:val="36"/>
        </w:rPr>
      </w:pPr>
      <w:r w:rsidRPr="002944AA">
        <w:rPr>
          <w:rFonts w:ascii="Georgia" w:hAnsi="Georgia"/>
          <w:sz w:val="36"/>
          <w:szCs w:val="36"/>
        </w:rPr>
        <w:t>Developing charts to understand its nature.</w:t>
      </w:r>
    </w:p>
    <w:p w14:paraId="2C41A09D" w14:textId="77777777" w:rsidR="006C47FC" w:rsidRPr="002944AA" w:rsidRDefault="006C47FC" w:rsidP="00D772B6">
      <w:pPr>
        <w:numPr>
          <w:ilvl w:val="0"/>
          <w:numId w:val="4"/>
        </w:numPr>
        <w:spacing w:before="100" w:beforeAutospacing="1" w:after="100" w:afterAutospacing="1" w:line="495" w:lineRule="atLeast"/>
        <w:jc w:val="both"/>
        <w:rPr>
          <w:rFonts w:ascii="Georgia" w:hAnsi="Georgia"/>
          <w:sz w:val="36"/>
          <w:szCs w:val="36"/>
        </w:rPr>
      </w:pPr>
      <w:r w:rsidRPr="002944AA">
        <w:rPr>
          <w:rFonts w:ascii="Georgia" w:hAnsi="Georgia"/>
          <w:sz w:val="36"/>
          <w:szCs w:val="36"/>
        </w:rPr>
        <w:t>Model building – AR, MA, ARMA and ARIMA</w:t>
      </w:r>
    </w:p>
    <w:p w14:paraId="6CBB5FD4" w14:textId="77777777" w:rsidR="006C47FC" w:rsidRPr="002944AA" w:rsidRDefault="006C47FC" w:rsidP="00D772B6">
      <w:pPr>
        <w:numPr>
          <w:ilvl w:val="0"/>
          <w:numId w:val="4"/>
        </w:numPr>
        <w:spacing w:before="100" w:beforeAutospacing="1" w:after="100" w:afterAutospacing="1" w:line="495" w:lineRule="atLeast"/>
        <w:jc w:val="both"/>
        <w:rPr>
          <w:rFonts w:ascii="Georgia" w:hAnsi="Georgia"/>
          <w:sz w:val="36"/>
          <w:szCs w:val="36"/>
        </w:rPr>
      </w:pPr>
      <w:r w:rsidRPr="002944AA">
        <w:rPr>
          <w:rFonts w:ascii="Georgia" w:hAnsi="Georgia"/>
          <w:sz w:val="36"/>
          <w:szCs w:val="36"/>
        </w:rPr>
        <w:t>Extracting insights from prediction</w:t>
      </w:r>
    </w:p>
    <w:p w14:paraId="6B583C14" w14:textId="77777777" w:rsidR="00930B54" w:rsidRPr="002944AA" w:rsidRDefault="00930B54" w:rsidP="00D772B6">
      <w:pPr>
        <w:pStyle w:val="NormalWeb"/>
        <w:jc w:val="both"/>
        <w:rPr>
          <w:rFonts w:ascii="Georgia" w:hAnsi="Georgia" w:cs="Segoe UI"/>
          <w:color w:val="333333"/>
          <w:sz w:val="36"/>
          <w:szCs w:val="36"/>
        </w:rPr>
      </w:pPr>
    </w:p>
    <w:p w14:paraId="3305B30B" w14:textId="77777777" w:rsidR="00907F75" w:rsidRPr="002944AA" w:rsidRDefault="00907F75" w:rsidP="00D772B6">
      <w:pPr>
        <w:pStyle w:val="Heading2"/>
        <w:spacing w:before="450"/>
        <w:rPr>
          <w:rFonts w:ascii="Georgia" w:hAnsi="Georgia"/>
          <w:color w:val="222222"/>
          <w:sz w:val="36"/>
          <w:szCs w:val="36"/>
        </w:rPr>
      </w:pPr>
      <w:r w:rsidRPr="002944AA">
        <w:rPr>
          <w:rFonts w:ascii="Georgia" w:hAnsi="Georgia"/>
          <w:b/>
          <w:bCs/>
          <w:color w:val="222222"/>
          <w:sz w:val="36"/>
          <w:szCs w:val="36"/>
        </w:rPr>
        <w:t>Components of Time Series Analysis</w:t>
      </w:r>
    </w:p>
    <w:p w14:paraId="7CB2767F"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Let’s look at the various components of Time Series Analysis:</w:t>
      </w:r>
    </w:p>
    <w:p w14:paraId="6578ED9B" w14:textId="56EAAAC0" w:rsidR="00907F75" w:rsidRPr="002944AA" w:rsidRDefault="00907F75" w:rsidP="00D772B6">
      <w:pPr>
        <w:numPr>
          <w:ilvl w:val="0"/>
          <w:numId w:val="5"/>
        </w:numPr>
        <w:spacing w:before="100" w:beforeAutospacing="1" w:after="100" w:afterAutospacing="1" w:line="495" w:lineRule="atLeast"/>
        <w:jc w:val="both"/>
        <w:rPr>
          <w:rFonts w:ascii="Georgia" w:hAnsi="Georgia"/>
          <w:color w:val="222222"/>
          <w:sz w:val="36"/>
          <w:szCs w:val="36"/>
        </w:rPr>
      </w:pPr>
      <w:r w:rsidRPr="002944AA">
        <w:rPr>
          <w:rStyle w:val="Strong"/>
          <w:rFonts w:ascii="Georgia" w:hAnsi="Georgia"/>
          <w:color w:val="222222"/>
          <w:sz w:val="36"/>
          <w:szCs w:val="36"/>
        </w:rPr>
        <w:lastRenderedPageBreak/>
        <w:t>Trend</w:t>
      </w:r>
      <w:r w:rsidRPr="002944AA">
        <w:rPr>
          <w:rFonts w:ascii="Georgia" w:hAnsi="Georgia"/>
          <w:color w:val="222222"/>
          <w:sz w:val="36"/>
          <w:szCs w:val="36"/>
        </w:rPr>
        <w:t xml:space="preserve">: In </w:t>
      </w:r>
      <w:r w:rsidRPr="00DB6EF7">
        <w:rPr>
          <w:rFonts w:ascii="Georgia" w:hAnsi="Georgia"/>
          <w:b/>
          <w:bCs/>
          <w:color w:val="222222"/>
          <w:sz w:val="36"/>
          <w:szCs w:val="36"/>
        </w:rPr>
        <w:t>which there is no fixed interval</w:t>
      </w:r>
      <w:r w:rsidRPr="002944AA">
        <w:rPr>
          <w:rFonts w:ascii="Georgia" w:hAnsi="Georgia"/>
          <w:color w:val="222222"/>
          <w:sz w:val="36"/>
          <w:szCs w:val="36"/>
        </w:rPr>
        <w:t xml:space="preserve"> and any divergence within the given dataset is a continuous timeline. The trend would be Negative or Positive or Null Trend</w:t>
      </w:r>
      <w:r w:rsidR="00DB6EF7">
        <w:rPr>
          <w:rFonts w:ascii="Georgia" w:hAnsi="Georgia"/>
          <w:color w:val="222222"/>
          <w:sz w:val="36"/>
          <w:szCs w:val="36"/>
        </w:rPr>
        <w:t xml:space="preserve"> </w:t>
      </w:r>
    </w:p>
    <w:p w14:paraId="6B403CBB" w14:textId="77777777" w:rsidR="00907F75" w:rsidRPr="002944AA" w:rsidRDefault="00907F75" w:rsidP="00D772B6">
      <w:pPr>
        <w:numPr>
          <w:ilvl w:val="0"/>
          <w:numId w:val="5"/>
        </w:numPr>
        <w:spacing w:before="100" w:beforeAutospacing="1" w:after="100" w:afterAutospacing="1" w:line="495" w:lineRule="atLeast"/>
        <w:jc w:val="both"/>
        <w:rPr>
          <w:rFonts w:ascii="Georgia" w:hAnsi="Georgia"/>
          <w:color w:val="222222"/>
          <w:sz w:val="36"/>
          <w:szCs w:val="36"/>
        </w:rPr>
      </w:pPr>
      <w:r w:rsidRPr="002944AA">
        <w:rPr>
          <w:rStyle w:val="Strong"/>
          <w:rFonts w:ascii="Georgia" w:hAnsi="Georgia"/>
          <w:color w:val="222222"/>
          <w:sz w:val="36"/>
          <w:szCs w:val="36"/>
        </w:rPr>
        <w:t>Seasonality</w:t>
      </w:r>
      <w:r w:rsidRPr="002944AA">
        <w:rPr>
          <w:rFonts w:ascii="Georgia" w:hAnsi="Georgia"/>
          <w:color w:val="222222"/>
          <w:sz w:val="36"/>
          <w:szCs w:val="36"/>
        </w:rPr>
        <w:t>: In which regular or fixed interval shifts within the dataset in a continuous timeline. Would be bell curve or saw tooth</w:t>
      </w:r>
    </w:p>
    <w:p w14:paraId="1A66C194" w14:textId="77777777" w:rsidR="00907F75" w:rsidRPr="002944AA" w:rsidRDefault="00907F75" w:rsidP="00D772B6">
      <w:pPr>
        <w:numPr>
          <w:ilvl w:val="0"/>
          <w:numId w:val="5"/>
        </w:numPr>
        <w:spacing w:before="100" w:beforeAutospacing="1" w:after="100" w:afterAutospacing="1" w:line="495" w:lineRule="atLeast"/>
        <w:jc w:val="both"/>
        <w:rPr>
          <w:rFonts w:ascii="Georgia" w:hAnsi="Georgia"/>
          <w:color w:val="222222"/>
          <w:sz w:val="36"/>
          <w:szCs w:val="36"/>
        </w:rPr>
      </w:pPr>
      <w:r w:rsidRPr="002944AA">
        <w:rPr>
          <w:rStyle w:val="Strong"/>
          <w:rFonts w:ascii="Georgia" w:hAnsi="Georgia"/>
          <w:color w:val="222222"/>
          <w:sz w:val="36"/>
          <w:szCs w:val="36"/>
        </w:rPr>
        <w:t>Cyclical</w:t>
      </w:r>
      <w:r w:rsidRPr="002944AA">
        <w:rPr>
          <w:rFonts w:ascii="Georgia" w:hAnsi="Georgia"/>
          <w:color w:val="222222"/>
          <w:sz w:val="36"/>
          <w:szCs w:val="36"/>
        </w:rPr>
        <w:t>: In which there is no fixed interval, uncertainty in movement and its pattern</w:t>
      </w:r>
    </w:p>
    <w:p w14:paraId="731D171D" w14:textId="77777777" w:rsidR="00907F75" w:rsidRPr="002944AA" w:rsidRDefault="00907F75" w:rsidP="00D772B6">
      <w:pPr>
        <w:numPr>
          <w:ilvl w:val="0"/>
          <w:numId w:val="5"/>
        </w:numPr>
        <w:spacing w:before="100" w:beforeAutospacing="1" w:after="100" w:afterAutospacing="1" w:line="495" w:lineRule="atLeast"/>
        <w:jc w:val="both"/>
        <w:rPr>
          <w:rFonts w:ascii="Georgia" w:hAnsi="Georgia"/>
          <w:color w:val="222222"/>
          <w:sz w:val="36"/>
          <w:szCs w:val="36"/>
        </w:rPr>
      </w:pPr>
      <w:r w:rsidRPr="002944AA">
        <w:rPr>
          <w:rStyle w:val="Strong"/>
          <w:rFonts w:ascii="Georgia" w:hAnsi="Georgia"/>
          <w:color w:val="222222"/>
          <w:sz w:val="36"/>
          <w:szCs w:val="36"/>
        </w:rPr>
        <w:t>Irregularity</w:t>
      </w:r>
      <w:r w:rsidRPr="002944AA">
        <w:rPr>
          <w:rFonts w:ascii="Georgia" w:hAnsi="Georgia"/>
          <w:color w:val="222222"/>
          <w:sz w:val="36"/>
          <w:szCs w:val="36"/>
        </w:rPr>
        <w:t>: Unexpected situations/events/scenarios and spikes in a short time span.</w:t>
      </w:r>
    </w:p>
    <w:p w14:paraId="3E0CB742" w14:textId="77777777" w:rsidR="00907F75" w:rsidRPr="002944AA" w:rsidRDefault="00907F75" w:rsidP="00D772B6">
      <w:pPr>
        <w:rPr>
          <w:rFonts w:ascii="Georgia" w:hAnsi="Georgia"/>
          <w:color w:val="222222"/>
          <w:sz w:val="36"/>
          <w:szCs w:val="36"/>
        </w:rPr>
      </w:pPr>
      <w:r w:rsidRPr="002944AA">
        <w:rPr>
          <w:rFonts w:ascii="Georgia" w:hAnsi="Georgia"/>
          <w:noProof/>
          <w:color w:val="222222"/>
          <w:sz w:val="36"/>
          <w:szCs w:val="36"/>
        </w:rPr>
        <w:drawing>
          <wp:inline distT="0" distB="0" distL="0" distR="0" wp14:anchorId="44DF9611" wp14:editId="508CF58C">
            <wp:extent cx="5715000" cy="2867025"/>
            <wp:effectExtent l="0" t="0" r="0" b="9525"/>
            <wp:docPr id="2069807880" name="Picture 8" descr="Components of Time Serie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nents of Time Series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14:paraId="08DF4568" w14:textId="77777777" w:rsidR="00907F75" w:rsidRPr="002944AA" w:rsidRDefault="00907F75" w:rsidP="00D772B6">
      <w:pPr>
        <w:pStyle w:val="NormalWeb"/>
        <w:jc w:val="both"/>
        <w:rPr>
          <w:rFonts w:ascii="Georgia" w:hAnsi="Georgia" w:cs="Segoe UI"/>
          <w:color w:val="333333"/>
          <w:sz w:val="36"/>
          <w:szCs w:val="36"/>
        </w:rPr>
      </w:pPr>
    </w:p>
    <w:p w14:paraId="787665DE" w14:textId="77777777" w:rsidR="00907F75" w:rsidRPr="002944AA" w:rsidRDefault="00907F75" w:rsidP="00D772B6">
      <w:pPr>
        <w:pStyle w:val="NormalWeb"/>
        <w:jc w:val="both"/>
        <w:rPr>
          <w:rFonts w:ascii="Georgia" w:hAnsi="Georgia" w:cs="Segoe UI"/>
          <w:color w:val="333333"/>
          <w:sz w:val="36"/>
          <w:szCs w:val="36"/>
        </w:rPr>
      </w:pPr>
    </w:p>
    <w:p w14:paraId="712EF39A" w14:textId="77777777" w:rsidR="00907F75" w:rsidRPr="002944AA" w:rsidRDefault="00907F75" w:rsidP="00D772B6">
      <w:pPr>
        <w:pStyle w:val="Heading2"/>
        <w:spacing w:before="450"/>
        <w:rPr>
          <w:rFonts w:ascii="Georgia" w:hAnsi="Georgia"/>
          <w:color w:val="222222"/>
          <w:sz w:val="36"/>
          <w:szCs w:val="36"/>
        </w:rPr>
      </w:pPr>
      <w:r w:rsidRPr="002944AA">
        <w:rPr>
          <w:rFonts w:ascii="Georgia" w:hAnsi="Georgia"/>
          <w:b/>
          <w:bCs/>
          <w:color w:val="222222"/>
          <w:sz w:val="36"/>
          <w:szCs w:val="36"/>
        </w:rPr>
        <w:lastRenderedPageBreak/>
        <w:t>Data Types of Time Series</w:t>
      </w:r>
    </w:p>
    <w:p w14:paraId="314441D3"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Let’s discuss the time series’ data types and their influence. While discussing TS data types, there are two major types – stationary and non-stationary.</w:t>
      </w:r>
    </w:p>
    <w:p w14:paraId="229DFE44"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Style w:val="Strong"/>
          <w:rFonts w:ascii="Georgia" w:eastAsiaTheme="majorEastAsia" w:hAnsi="Georgia"/>
          <w:color w:val="222222"/>
          <w:sz w:val="36"/>
          <w:szCs w:val="36"/>
        </w:rPr>
        <w:t>Stationary</w:t>
      </w:r>
      <w:r w:rsidRPr="002944AA">
        <w:rPr>
          <w:rFonts w:ascii="Georgia" w:hAnsi="Georgia"/>
          <w:color w:val="222222"/>
          <w:sz w:val="36"/>
          <w:szCs w:val="36"/>
        </w:rPr>
        <w:t>: A dataset should follow the below thumb rules without having Trend, Seasonality, Cyclical, and Irregularity components of the time series.</w:t>
      </w:r>
    </w:p>
    <w:p w14:paraId="22303C8A" w14:textId="77777777" w:rsidR="00907F75" w:rsidRPr="002944AA" w:rsidRDefault="00907F75" w:rsidP="00D772B6">
      <w:pPr>
        <w:numPr>
          <w:ilvl w:val="0"/>
          <w:numId w:val="6"/>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The </w:t>
      </w:r>
      <w:r w:rsidRPr="002944AA">
        <w:rPr>
          <w:rStyle w:val="Strong"/>
          <w:rFonts w:ascii="Georgia" w:hAnsi="Georgia"/>
          <w:color w:val="222222"/>
          <w:sz w:val="36"/>
          <w:szCs w:val="36"/>
        </w:rPr>
        <w:t>mean</w:t>
      </w:r>
      <w:r w:rsidRPr="002944AA">
        <w:rPr>
          <w:rFonts w:ascii="Georgia" w:hAnsi="Georgia"/>
          <w:color w:val="222222"/>
          <w:sz w:val="36"/>
          <w:szCs w:val="36"/>
        </w:rPr>
        <w:t> value of them should be completely constant in the data during the analysis.</w:t>
      </w:r>
    </w:p>
    <w:p w14:paraId="2F8F38B3" w14:textId="77777777" w:rsidR="00907F75" w:rsidRPr="002944AA" w:rsidRDefault="00907F75" w:rsidP="00D772B6">
      <w:pPr>
        <w:numPr>
          <w:ilvl w:val="0"/>
          <w:numId w:val="6"/>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The </w:t>
      </w:r>
      <w:r w:rsidRPr="002944AA">
        <w:rPr>
          <w:rStyle w:val="Strong"/>
          <w:rFonts w:ascii="Georgia" w:hAnsi="Georgia"/>
          <w:color w:val="222222"/>
          <w:sz w:val="36"/>
          <w:szCs w:val="36"/>
        </w:rPr>
        <w:t>variance</w:t>
      </w:r>
      <w:r w:rsidRPr="002944AA">
        <w:rPr>
          <w:rFonts w:ascii="Georgia" w:hAnsi="Georgia"/>
          <w:color w:val="222222"/>
          <w:sz w:val="36"/>
          <w:szCs w:val="36"/>
        </w:rPr>
        <w:t> should be constant with respect to the time-frame</w:t>
      </w:r>
    </w:p>
    <w:p w14:paraId="247EF835" w14:textId="77777777" w:rsidR="00907F75" w:rsidRPr="002944AA" w:rsidRDefault="00907F75" w:rsidP="00D772B6">
      <w:pPr>
        <w:numPr>
          <w:ilvl w:val="0"/>
          <w:numId w:val="6"/>
        </w:numPr>
        <w:spacing w:before="100" w:beforeAutospacing="1" w:after="100" w:afterAutospacing="1" w:line="495" w:lineRule="atLeast"/>
        <w:jc w:val="both"/>
        <w:rPr>
          <w:rFonts w:ascii="Georgia" w:hAnsi="Georgia"/>
          <w:color w:val="222222"/>
          <w:sz w:val="36"/>
          <w:szCs w:val="36"/>
        </w:rPr>
      </w:pPr>
      <w:r w:rsidRPr="002944AA">
        <w:rPr>
          <w:rStyle w:val="Strong"/>
          <w:rFonts w:ascii="Georgia" w:hAnsi="Georgia"/>
          <w:color w:val="222222"/>
          <w:sz w:val="36"/>
          <w:szCs w:val="36"/>
        </w:rPr>
        <w:t>Covariance</w:t>
      </w:r>
      <w:r w:rsidRPr="002944AA">
        <w:rPr>
          <w:rFonts w:ascii="Georgia" w:hAnsi="Georgia"/>
          <w:color w:val="222222"/>
          <w:sz w:val="36"/>
          <w:szCs w:val="36"/>
        </w:rPr>
        <w:t> measures the relationship between two variables.</w:t>
      </w:r>
    </w:p>
    <w:p w14:paraId="3604C02D"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Style w:val="Strong"/>
          <w:rFonts w:ascii="Georgia" w:eastAsiaTheme="majorEastAsia" w:hAnsi="Georgia"/>
          <w:color w:val="222222"/>
          <w:sz w:val="36"/>
          <w:szCs w:val="36"/>
        </w:rPr>
        <w:t>Non- Stationary</w:t>
      </w:r>
      <w:r w:rsidRPr="002944AA">
        <w:rPr>
          <w:rFonts w:ascii="Georgia" w:hAnsi="Georgia"/>
          <w:color w:val="222222"/>
          <w:sz w:val="36"/>
          <w:szCs w:val="36"/>
        </w:rPr>
        <w:t>: If either the mean-variance or covariance is changing with respect to time, the dataset is called non-stationary.</w:t>
      </w:r>
    </w:p>
    <w:p w14:paraId="6F4D5DA7" w14:textId="77777777" w:rsidR="00907F75" w:rsidRPr="002944AA" w:rsidRDefault="00907F75" w:rsidP="00D772B6">
      <w:pPr>
        <w:rPr>
          <w:rFonts w:ascii="Georgia" w:hAnsi="Georgia"/>
          <w:color w:val="222222"/>
          <w:sz w:val="36"/>
          <w:szCs w:val="36"/>
        </w:rPr>
      </w:pPr>
      <w:r w:rsidRPr="002944AA">
        <w:rPr>
          <w:rFonts w:ascii="Georgia" w:hAnsi="Georgia"/>
          <w:noProof/>
          <w:color w:val="222222"/>
          <w:sz w:val="36"/>
          <w:szCs w:val="36"/>
        </w:rPr>
        <w:drawing>
          <wp:inline distT="0" distB="0" distL="0" distR="0" wp14:anchorId="4AB4E0DD" wp14:editId="1823526F">
            <wp:extent cx="5715000" cy="2619375"/>
            <wp:effectExtent l="0" t="0" r="0" b="9525"/>
            <wp:docPr id="561572271" name="Picture 9" descr="Mean, Variance and Covariance of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an, Variance and Covariance of Time Ser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60ED1AC" w14:textId="77777777" w:rsidR="00907F75" w:rsidRPr="002944AA" w:rsidRDefault="00907F75" w:rsidP="00D772B6">
      <w:pPr>
        <w:pStyle w:val="NormalWeb"/>
        <w:jc w:val="both"/>
        <w:rPr>
          <w:rFonts w:ascii="Georgia" w:hAnsi="Georgia" w:cs="Segoe UI"/>
          <w:color w:val="333333"/>
          <w:sz w:val="36"/>
          <w:szCs w:val="36"/>
        </w:rPr>
      </w:pPr>
    </w:p>
    <w:p w14:paraId="018E6CA9" w14:textId="77777777" w:rsidR="00907F75" w:rsidRPr="002944AA" w:rsidRDefault="00907F75" w:rsidP="00D772B6">
      <w:pPr>
        <w:pStyle w:val="NormalWeb"/>
        <w:jc w:val="both"/>
        <w:rPr>
          <w:rFonts w:ascii="Georgia" w:hAnsi="Georgia" w:cs="Segoe UI"/>
          <w:color w:val="333333"/>
          <w:sz w:val="36"/>
          <w:szCs w:val="36"/>
        </w:rPr>
      </w:pPr>
    </w:p>
    <w:p w14:paraId="4FEB3336" w14:textId="77777777" w:rsidR="00907F75" w:rsidRPr="002944AA" w:rsidRDefault="00907F75" w:rsidP="00D772B6">
      <w:pPr>
        <w:pStyle w:val="Heading2"/>
        <w:spacing w:before="450"/>
        <w:rPr>
          <w:rFonts w:ascii="Georgia" w:hAnsi="Georgia"/>
          <w:color w:val="222222"/>
          <w:sz w:val="36"/>
          <w:szCs w:val="36"/>
        </w:rPr>
      </w:pPr>
      <w:r w:rsidRPr="002944AA">
        <w:rPr>
          <w:rFonts w:ascii="Georgia" w:hAnsi="Georgia"/>
          <w:b/>
          <w:bCs/>
          <w:color w:val="222222"/>
          <w:sz w:val="36"/>
          <w:szCs w:val="36"/>
        </w:rPr>
        <w:t>Methods to Check Stationarity</w:t>
      </w:r>
    </w:p>
    <w:p w14:paraId="0D1871B8"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During the TSA model preparation workflow, we must assess whether the dataset is stationary or not. This is done using </w:t>
      </w:r>
      <w:r w:rsidRPr="002944AA">
        <w:rPr>
          <w:rStyle w:val="Strong"/>
          <w:rFonts w:ascii="Georgia" w:eastAsiaTheme="majorEastAsia" w:hAnsi="Georgia"/>
          <w:color w:val="222222"/>
          <w:sz w:val="36"/>
          <w:szCs w:val="36"/>
        </w:rPr>
        <w:t>Statistical Tests. </w:t>
      </w:r>
      <w:r w:rsidRPr="002944AA">
        <w:rPr>
          <w:rFonts w:ascii="Georgia" w:hAnsi="Georgia"/>
          <w:color w:val="222222"/>
          <w:sz w:val="36"/>
          <w:szCs w:val="36"/>
        </w:rPr>
        <w:t>There are two tests available to test if the dataset is stationary:</w:t>
      </w:r>
    </w:p>
    <w:p w14:paraId="7DCF4947" w14:textId="77777777" w:rsidR="00907F75" w:rsidRPr="007F60D8" w:rsidRDefault="00907F75" w:rsidP="00D772B6">
      <w:pPr>
        <w:numPr>
          <w:ilvl w:val="0"/>
          <w:numId w:val="7"/>
        </w:numPr>
        <w:spacing w:before="100" w:beforeAutospacing="1" w:after="100" w:afterAutospacing="1" w:line="495" w:lineRule="atLeast"/>
        <w:jc w:val="both"/>
        <w:rPr>
          <w:rFonts w:ascii="Georgia" w:hAnsi="Georgia"/>
          <w:b/>
          <w:bCs/>
          <w:color w:val="222222"/>
          <w:sz w:val="36"/>
          <w:szCs w:val="36"/>
        </w:rPr>
      </w:pPr>
      <w:r w:rsidRPr="007F60D8">
        <w:rPr>
          <w:rFonts w:ascii="Georgia" w:hAnsi="Georgia"/>
          <w:b/>
          <w:bCs/>
          <w:color w:val="222222"/>
          <w:sz w:val="36"/>
          <w:szCs w:val="36"/>
        </w:rPr>
        <w:t>Augmented Dickey-Fuller (ADF) Test</w:t>
      </w:r>
    </w:p>
    <w:p w14:paraId="143B13CB" w14:textId="77777777" w:rsidR="00907F75" w:rsidRPr="002944AA" w:rsidRDefault="00907F75" w:rsidP="00D772B6">
      <w:pPr>
        <w:numPr>
          <w:ilvl w:val="0"/>
          <w:numId w:val="7"/>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Kwiatkowski-Phillips-Schmidt-Shin (KPSS) Test</w:t>
      </w:r>
    </w:p>
    <w:p w14:paraId="397314E9"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t>Augmented Dickey-Fuller (ADF) Test or Unit Root Test</w:t>
      </w:r>
    </w:p>
    <w:p w14:paraId="0EF5F109"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The ADF test is the most popular statistical test. It is done with the following assumptions:</w:t>
      </w:r>
    </w:p>
    <w:p w14:paraId="0C2C9734" w14:textId="77777777" w:rsidR="00907F75" w:rsidRPr="002944AA" w:rsidRDefault="00907F75" w:rsidP="00D772B6">
      <w:pPr>
        <w:numPr>
          <w:ilvl w:val="0"/>
          <w:numId w:val="8"/>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Null Hypothesis (H0): Series is non-stationary</w:t>
      </w:r>
    </w:p>
    <w:p w14:paraId="25B14A75" w14:textId="77777777" w:rsidR="00907F75" w:rsidRPr="002944AA" w:rsidRDefault="00907F75" w:rsidP="00D772B6">
      <w:pPr>
        <w:numPr>
          <w:ilvl w:val="0"/>
          <w:numId w:val="8"/>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Alternate Hypothesis (HA): Series is stationary</w:t>
      </w:r>
    </w:p>
    <w:p w14:paraId="1D82368F" w14:textId="77777777" w:rsidR="00907F75" w:rsidRPr="002944AA" w:rsidRDefault="00907F75" w:rsidP="00D772B6">
      <w:pPr>
        <w:numPr>
          <w:ilvl w:val="1"/>
          <w:numId w:val="8"/>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p-value &gt;0.05 Fail to reject (H0)</w:t>
      </w:r>
    </w:p>
    <w:p w14:paraId="2773CD70" w14:textId="49CB20B9" w:rsidR="00907F75" w:rsidRDefault="00907F75" w:rsidP="00D772B6">
      <w:pPr>
        <w:numPr>
          <w:ilvl w:val="1"/>
          <w:numId w:val="8"/>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p-value &lt;= 0.05 Accept (H1)</w:t>
      </w:r>
      <w:r w:rsidR="007F60D8">
        <w:rPr>
          <w:rFonts w:ascii="Georgia" w:hAnsi="Georgia"/>
          <w:color w:val="222222"/>
          <w:sz w:val="36"/>
          <w:szCs w:val="36"/>
        </w:rPr>
        <w:t xml:space="preserve"> </w:t>
      </w:r>
    </w:p>
    <w:p w14:paraId="0E651B0D" w14:textId="77777777" w:rsidR="002255BA" w:rsidRPr="002944AA" w:rsidRDefault="002255BA" w:rsidP="002255BA">
      <w:pPr>
        <w:spacing w:before="100" w:beforeAutospacing="1" w:after="100" w:afterAutospacing="1" w:line="495" w:lineRule="atLeast"/>
        <w:jc w:val="both"/>
        <w:rPr>
          <w:rFonts w:ascii="Georgia" w:hAnsi="Georgia"/>
          <w:color w:val="222222"/>
          <w:sz w:val="36"/>
          <w:szCs w:val="36"/>
        </w:rPr>
      </w:pPr>
    </w:p>
    <w:p w14:paraId="5492B6A5" w14:textId="77777777" w:rsidR="00907F75" w:rsidRPr="002944AA" w:rsidRDefault="00907F75" w:rsidP="00D772B6">
      <w:pPr>
        <w:pStyle w:val="Heading2"/>
        <w:spacing w:before="450"/>
        <w:rPr>
          <w:rFonts w:ascii="Georgia" w:hAnsi="Georgia"/>
          <w:color w:val="222222"/>
          <w:sz w:val="36"/>
          <w:szCs w:val="36"/>
        </w:rPr>
      </w:pPr>
      <w:r w:rsidRPr="002944AA">
        <w:rPr>
          <w:rFonts w:ascii="Georgia" w:hAnsi="Georgia"/>
          <w:b/>
          <w:bCs/>
          <w:color w:val="222222"/>
          <w:sz w:val="36"/>
          <w:szCs w:val="36"/>
        </w:rPr>
        <w:t xml:space="preserve">Converting Non-Stationary </w:t>
      </w:r>
      <w:proofErr w:type="gramStart"/>
      <w:r w:rsidRPr="002944AA">
        <w:rPr>
          <w:rFonts w:ascii="Georgia" w:hAnsi="Georgia"/>
          <w:b/>
          <w:bCs/>
          <w:color w:val="222222"/>
          <w:sz w:val="36"/>
          <w:szCs w:val="36"/>
        </w:rPr>
        <w:t>Into</w:t>
      </w:r>
      <w:proofErr w:type="gramEnd"/>
      <w:r w:rsidRPr="002944AA">
        <w:rPr>
          <w:rFonts w:ascii="Georgia" w:hAnsi="Georgia"/>
          <w:b/>
          <w:bCs/>
          <w:color w:val="222222"/>
          <w:sz w:val="36"/>
          <w:szCs w:val="36"/>
        </w:rPr>
        <w:t xml:space="preserve"> Stationary</w:t>
      </w:r>
    </w:p>
    <w:p w14:paraId="1B75C3B1" w14:textId="77777777" w:rsidR="00907F75"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Let’s discuss quickly how to convert non-stationary to stationary for effective time series modeling. There are three methods available for this conversion – detrending, differencing, and transformation.</w:t>
      </w:r>
    </w:p>
    <w:p w14:paraId="399F6BC6" w14:textId="77777777" w:rsidR="002255BA" w:rsidRPr="002944AA" w:rsidRDefault="002255BA" w:rsidP="00D772B6">
      <w:pPr>
        <w:pStyle w:val="NormalWeb"/>
        <w:spacing w:before="0" w:beforeAutospacing="0" w:line="495" w:lineRule="atLeast"/>
        <w:jc w:val="both"/>
        <w:rPr>
          <w:rFonts w:ascii="Georgia" w:hAnsi="Georgia"/>
          <w:color w:val="222222"/>
          <w:sz w:val="36"/>
          <w:szCs w:val="36"/>
        </w:rPr>
      </w:pPr>
    </w:p>
    <w:p w14:paraId="0FE1186C"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lastRenderedPageBreak/>
        <w:t>Detrending</w:t>
      </w:r>
    </w:p>
    <w:p w14:paraId="4972A6C6"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BF52DC">
        <w:rPr>
          <w:rFonts w:ascii="Georgia" w:hAnsi="Georgia"/>
          <w:b/>
          <w:bCs/>
          <w:color w:val="222222"/>
          <w:sz w:val="36"/>
          <w:szCs w:val="36"/>
        </w:rPr>
        <w:t>It involves removing the trend effects from the given dataset and showing only the differences in values from the trend.</w:t>
      </w:r>
      <w:r w:rsidRPr="002944AA">
        <w:rPr>
          <w:rFonts w:ascii="Georgia" w:hAnsi="Georgia"/>
          <w:color w:val="222222"/>
          <w:sz w:val="36"/>
          <w:szCs w:val="36"/>
        </w:rPr>
        <w:t xml:space="preserve"> It always allows cyclical patterns to be identified.</w:t>
      </w:r>
    </w:p>
    <w:p w14:paraId="4E74D4F8" w14:textId="77777777" w:rsidR="00907F75" w:rsidRPr="002944AA" w:rsidRDefault="00907F75" w:rsidP="00D772B6">
      <w:pPr>
        <w:rPr>
          <w:rFonts w:ascii="Georgia" w:hAnsi="Georgia"/>
          <w:color w:val="222222"/>
          <w:sz w:val="36"/>
          <w:szCs w:val="36"/>
        </w:rPr>
      </w:pPr>
      <w:r w:rsidRPr="002944AA">
        <w:rPr>
          <w:rFonts w:ascii="Georgia" w:hAnsi="Georgia"/>
          <w:noProof/>
          <w:color w:val="222222"/>
          <w:sz w:val="36"/>
          <w:szCs w:val="36"/>
        </w:rPr>
        <w:drawing>
          <wp:inline distT="0" distB="0" distL="0" distR="0" wp14:anchorId="1E1E1F21" wp14:editId="049CEE50">
            <wp:extent cx="5715000" cy="1514475"/>
            <wp:effectExtent l="0" t="0" r="0" b="9525"/>
            <wp:docPr id="1359253796" name="Picture 12" descr="Detrending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trending Vari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514475"/>
                    </a:xfrm>
                    <a:prstGeom prst="rect">
                      <a:avLst/>
                    </a:prstGeom>
                    <a:noFill/>
                    <a:ln>
                      <a:noFill/>
                    </a:ln>
                  </pic:spPr>
                </pic:pic>
              </a:graphicData>
            </a:graphic>
          </wp:inline>
        </w:drawing>
      </w:r>
    </w:p>
    <w:p w14:paraId="731AFC2B"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t>Differencing</w:t>
      </w:r>
    </w:p>
    <w:p w14:paraId="6D48E1CC" w14:textId="04E88A2B" w:rsidR="00907F75" w:rsidRPr="002F67DE" w:rsidRDefault="00907F75" w:rsidP="00D772B6">
      <w:pPr>
        <w:pStyle w:val="NormalWeb"/>
        <w:spacing w:before="0" w:beforeAutospacing="0" w:line="495" w:lineRule="atLeast"/>
        <w:jc w:val="both"/>
        <w:rPr>
          <w:rFonts w:ascii="Georgia" w:hAnsi="Georgia"/>
          <w:b/>
          <w:bCs/>
          <w:color w:val="222222"/>
          <w:sz w:val="36"/>
          <w:szCs w:val="36"/>
        </w:rPr>
      </w:pPr>
      <w:r w:rsidRPr="00BF52DC">
        <w:rPr>
          <w:rFonts w:ascii="Georgia" w:hAnsi="Georgia"/>
          <w:b/>
          <w:bCs/>
          <w:color w:val="222222"/>
          <w:sz w:val="36"/>
          <w:szCs w:val="36"/>
        </w:rPr>
        <w:t>This is a simple transformation of the series into a new time series,</w:t>
      </w:r>
      <w:r w:rsidRPr="002944AA">
        <w:rPr>
          <w:rFonts w:ascii="Georgia" w:hAnsi="Georgia"/>
          <w:color w:val="222222"/>
          <w:sz w:val="36"/>
          <w:szCs w:val="36"/>
        </w:rPr>
        <w:t xml:space="preserve"> which </w:t>
      </w:r>
      <w:r w:rsidRPr="002F67DE">
        <w:rPr>
          <w:rFonts w:ascii="Georgia" w:hAnsi="Georgia"/>
          <w:b/>
          <w:bCs/>
          <w:color w:val="222222"/>
          <w:sz w:val="36"/>
          <w:szCs w:val="36"/>
        </w:rPr>
        <w:t>we use to remove the series dependence on time and stabilize the mean of the time series, so trend and seasonality are reduced during this transformation.</w:t>
      </w:r>
      <w:r w:rsidR="002F67DE">
        <w:rPr>
          <w:rFonts w:ascii="Georgia" w:hAnsi="Georgia"/>
          <w:b/>
          <w:bCs/>
          <w:color w:val="222222"/>
          <w:sz w:val="36"/>
          <w:szCs w:val="36"/>
        </w:rPr>
        <w:t xml:space="preserve"> </w:t>
      </w:r>
    </w:p>
    <w:p w14:paraId="200B49C5" w14:textId="77777777" w:rsidR="00907F75" w:rsidRPr="002944AA" w:rsidRDefault="00907F75" w:rsidP="00D772B6">
      <w:pPr>
        <w:numPr>
          <w:ilvl w:val="0"/>
          <w:numId w:val="9"/>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Yt= Yt – Yt-1</w:t>
      </w:r>
    </w:p>
    <w:p w14:paraId="6C19CB61" w14:textId="7734584A" w:rsidR="00907F75" w:rsidRPr="002944AA" w:rsidRDefault="00907F75" w:rsidP="00D772B6">
      <w:pPr>
        <w:numPr>
          <w:ilvl w:val="0"/>
          <w:numId w:val="9"/>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Yt=Value with time</w:t>
      </w:r>
      <w:r w:rsidR="00630438">
        <w:rPr>
          <w:rFonts w:ascii="Georgia" w:hAnsi="Georgia"/>
          <w:color w:val="222222"/>
          <w:sz w:val="36"/>
          <w:szCs w:val="36"/>
        </w:rPr>
        <w:t xml:space="preserve"> </w:t>
      </w:r>
    </w:p>
    <w:p w14:paraId="349C26A6" w14:textId="77777777" w:rsidR="00907F75" w:rsidRPr="002944AA" w:rsidRDefault="00907F75" w:rsidP="00D772B6">
      <w:pPr>
        <w:rPr>
          <w:rFonts w:ascii="Georgia" w:hAnsi="Georgia"/>
          <w:color w:val="222222"/>
          <w:sz w:val="36"/>
          <w:szCs w:val="36"/>
        </w:rPr>
      </w:pPr>
      <w:r w:rsidRPr="002944AA">
        <w:rPr>
          <w:rFonts w:ascii="Georgia" w:hAnsi="Georgia"/>
          <w:noProof/>
          <w:color w:val="222222"/>
          <w:sz w:val="36"/>
          <w:szCs w:val="36"/>
        </w:rPr>
        <w:lastRenderedPageBreak/>
        <w:drawing>
          <wp:inline distT="0" distB="0" distL="0" distR="0" wp14:anchorId="136F24D1" wp14:editId="29E430C8">
            <wp:extent cx="5715000" cy="3438525"/>
            <wp:effectExtent l="0" t="0" r="0" b="9525"/>
            <wp:docPr id="184063620" name="Picture 11" descr="Detrending and Differe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trending and Differenc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14:paraId="6583830C"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t>Transformation</w:t>
      </w:r>
    </w:p>
    <w:p w14:paraId="01474DE9" w14:textId="0736266A"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 xml:space="preserve">This includes three different methods they are </w:t>
      </w:r>
      <w:r w:rsidRPr="003003A2">
        <w:rPr>
          <w:rFonts w:ascii="Georgia" w:hAnsi="Georgia"/>
          <w:b/>
          <w:bCs/>
          <w:color w:val="222222"/>
          <w:sz w:val="36"/>
          <w:szCs w:val="36"/>
        </w:rPr>
        <w:t>Power Transform, Square Root, and Log Transfer.</w:t>
      </w:r>
      <w:r w:rsidRPr="002944AA">
        <w:rPr>
          <w:rFonts w:ascii="Georgia" w:hAnsi="Georgia"/>
          <w:color w:val="222222"/>
          <w:sz w:val="36"/>
          <w:szCs w:val="36"/>
        </w:rPr>
        <w:t xml:space="preserve"> The most commonly used one is </w:t>
      </w:r>
      <w:r w:rsidRPr="003003A2">
        <w:rPr>
          <w:rFonts w:ascii="Georgia" w:hAnsi="Georgia"/>
          <w:b/>
          <w:bCs/>
          <w:color w:val="222222"/>
          <w:sz w:val="36"/>
          <w:szCs w:val="36"/>
        </w:rPr>
        <w:t>Log Transfer.</w:t>
      </w:r>
      <w:r w:rsidR="003003A2">
        <w:rPr>
          <w:rFonts w:ascii="Georgia" w:hAnsi="Georgia"/>
          <w:b/>
          <w:bCs/>
          <w:color w:val="222222"/>
          <w:sz w:val="36"/>
          <w:szCs w:val="36"/>
        </w:rPr>
        <w:t xml:space="preserve"> </w:t>
      </w:r>
    </w:p>
    <w:p w14:paraId="2784A25D" w14:textId="77777777" w:rsidR="00907F75" w:rsidRPr="002944AA" w:rsidRDefault="00907F75" w:rsidP="00D772B6">
      <w:pPr>
        <w:pStyle w:val="Heading2"/>
        <w:spacing w:before="450"/>
        <w:rPr>
          <w:rFonts w:ascii="Georgia" w:hAnsi="Georgia"/>
          <w:color w:val="222222"/>
          <w:sz w:val="36"/>
          <w:szCs w:val="36"/>
        </w:rPr>
      </w:pPr>
      <w:r w:rsidRPr="002944AA">
        <w:rPr>
          <w:rFonts w:ascii="Georgia" w:hAnsi="Georgia"/>
          <w:b/>
          <w:bCs/>
          <w:color w:val="222222"/>
          <w:sz w:val="36"/>
          <w:szCs w:val="36"/>
        </w:rPr>
        <w:t>Moving Average Methodology</w:t>
      </w:r>
    </w:p>
    <w:p w14:paraId="26557E8A" w14:textId="5112B80B"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The commonly used time series method is the Moving Average. This method is slick with random short-term variations. Relatively associated with the components of time series.</w:t>
      </w:r>
      <w:r w:rsidR="006E1E94">
        <w:rPr>
          <w:rFonts w:ascii="Georgia" w:hAnsi="Georgia"/>
          <w:color w:val="222222"/>
          <w:sz w:val="36"/>
          <w:szCs w:val="36"/>
        </w:rPr>
        <w:t xml:space="preserve"> </w:t>
      </w:r>
    </w:p>
    <w:p w14:paraId="38E42E51"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Style w:val="Strong"/>
          <w:rFonts w:ascii="Georgia" w:eastAsiaTheme="majorEastAsia" w:hAnsi="Georgia"/>
          <w:color w:val="222222"/>
          <w:sz w:val="36"/>
          <w:szCs w:val="36"/>
        </w:rPr>
        <w:t>The Moving Average (MA) (or) Rolling Mean: </w:t>
      </w:r>
      <w:r w:rsidRPr="002944AA">
        <w:rPr>
          <w:rFonts w:ascii="Georgia" w:hAnsi="Georgia"/>
          <w:color w:val="222222"/>
          <w:sz w:val="36"/>
          <w:szCs w:val="36"/>
        </w:rPr>
        <w:t>The value of MA is calculated by taking average data of the time-series within k periods.</w:t>
      </w:r>
    </w:p>
    <w:p w14:paraId="24D1A1C5"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Let’s see the types of moving averages:</w:t>
      </w:r>
    </w:p>
    <w:p w14:paraId="1937D78A" w14:textId="77777777" w:rsidR="00907F75" w:rsidRPr="002944AA" w:rsidRDefault="00907F75" w:rsidP="00D772B6">
      <w:pPr>
        <w:numPr>
          <w:ilvl w:val="0"/>
          <w:numId w:val="10"/>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lastRenderedPageBreak/>
        <w:t>Simple Moving Average (SMA),</w:t>
      </w:r>
    </w:p>
    <w:p w14:paraId="0E547BDD" w14:textId="77777777" w:rsidR="00907F75" w:rsidRPr="002944AA" w:rsidRDefault="00907F75" w:rsidP="00D772B6">
      <w:pPr>
        <w:numPr>
          <w:ilvl w:val="0"/>
          <w:numId w:val="10"/>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Cumulative Moving Average (CMA)</w:t>
      </w:r>
    </w:p>
    <w:p w14:paraId="5A207FA3" w14:textId="77777777" w:rsidR="00907F75" w:rsidRPr="002944AA" w:rsidRDefault="00907F75" w:rsidP="00D772B6">
      <w:pPr>
        <w:numPr>
          <w:ilvl w:val="0"/>
          <w:numId w:val="10"/>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Exponential Moving Average (EMA)</w:t>
      </w:r>
    </w:p>
    <w:p w14:paraId="2BCD6C74"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t>Simple Moving Average (SMA)</w:t>
      </w:r>
    </w:p>
    <w:p w14:paraId="02C668A0" w14:textId="25B680DF"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 xml:space="preserve">The Simple Moving Average (SMA) </w:t>
      </w:r>
      <w:r w:rsidRPr="00EF633E">
        <w:rPr>
          <w:rFonts w:ascii="Georgia" w:hAnsi="Georgia"/>
          <w:b/>
          <w:bCs/>
          <w:color w:val="222222"/>
          <w:sz w:val="36"/>
          <w:szCs w:val="36"/>
        </w:rPr>
        <w:t>calculates the unweighted mean of the previous M or N points.</w:t>
      </w:r>
      <w:r w:rsidRPr="002944AA">
        <w:rPr>
          <w:rFonts w:ascii="Georgia" w:hAnsi="Georgia"/>
          <w:color w:val="222222"/>
          <w:sz w:val="36"/>
          <w:szCs w:val="36"/>
        </w:rPr>
        <w:t xml:space="preserve"> We </w:t>
      </w:r>
      <w:r w:rsidRPr="00EF633E">
        <w:rPr>
          <w:rFonts w:ascii="Georgia" w:hAnsi="Georgia"/>
          <w:b/>
          <w:bCs/>
          <w:color w:val="222222"/>
          <w:sz w:val="36"/>
          <w:szCs w:val="36"/>
        </w:rPr>
        <w:t>prefer selecting sliding window data points based</w:t>
      </w:r>
      <w:r w:rsidRPr="002944AA">
        <w:rPr>
          <w:rFonts w:ascii="Georgia" w:hAnsi="Georgia"/>
          <w:color w:val="222222"/>
          <w:sz w:val="36"/>
          <w:szCs w:val="36"/>
        </w:rPr>
        <w:t xml:space="preserve"> on the </w:t>
      </w:r>
      <w:r w:rsidRPr="00EF633E">
        <w:rPr>
          <w:rFonts w:ascii="Georgia" w:hAnsi="Georgia"/>
          <w:b/>
          <w:bCs/>
          <w:color w:val="222222"/>
          <w:sz w:val="36"/>
          <w:szCs w:val="36"/>
        </w:rPr>
        <w:t>amount of smoothing,</w:t>
      </w:r>
      <w:r w:rsidRPr="002944AA">
        <w:rPr>
          <w:rFonts w:ascii="Georgia" w:hAnsi="Georgia"/>
          <w:color w:val="222222"/>
          <w:sz w:val="36"/>
          <w:szCs w:val="36"/>
        </w:rPr>
        <w:t xml:space="preserve"> as increasing the value of M or N improves smoothing but reduces accuracy.</w:t>
      </w:r>
      <w:r w:rsidR="004B0038">
        <w:rPr>
          <w:rFonts w:ascii="Georgia" w:hAnsi="Georgia"/>
          <w:color w:val="222222"/>
          <w:sz w:val="36"/>
          <w:szCs w:val="36"/>
        </w:rPr>
        <w:t xml:space="preserve"> </w:t>
      </w:r>
    </w:p>
    <w:p w14:paraId="10A8645F"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To understand better, I will use the air temperature dataset.</w:t>
      </w:r>
    </w:p>
    <w:p w14:paraId="271F445E" w14:textId="77777777" w:rsidR="00907F75" w:rsidRPr="002944AA" w:rsidRDefault="00907F75" w:rsidP="00D772B6">
      <w:pPr>
        <w:rPr>
          <w:rFonts w:ascii="Georgia" w:hAnsi="Georgia"/>
          <w:color w:val="222222"/>
          <w:sz w:val="36"/>
          <w:szCs w:val="36"/>
        </w:rPr>
      </w:pPr>
      <w:r w:rsidRPr="002944AA">
        <w:rPr>
          <w:rFonts w:ascii="Georgia" w:hAnsi="Georgia"/>
          <w:noProof/>
          <w:color w:val="222222"/>
          <w:sz w:val="36"/>
          <w:szCs w:val="36"/>
        </w:rPr>
        <w:drawing>
          <wp:inline distT="0" distB="0" distL="0" distR="0" wp14:anchorId="32302DBE" wp14:editId="7D5797A1">
            <wp:extent cx="3952875" cy="3819525"/>
            <wp:effectExtent l="0" t="0" r="9525" b="9525"/>
            <wp:docPr id="42580372" name="Picture 10" descr="Simple Moving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mple Moving Aver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3819525"/>
                    </a:xfrm>
                    <a:prstGeom prst="rect">
                      <a:avLst/>
                    </a:prstGeom>
                    <a:noFill/>
                    <a:ln>
                      <a:noFill/>
                    </a:ln>
                  </pic:spPr>
                </pic:pic>
              </a:graphicData>
            </a:graphic>
          </wp:inline>
        </w:drawing>
      </w:r>
    </w:p>
    <w:p w14:paraId="758E88EF"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lastRenderedPageBreak/>
        <w:t>Cumulative Moving Average (CMA)</w:t>
      </w:r>
    </w:p>
    <w:p w14:paraId="78284144"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The CMA is the unweighted mean of past values till the current time.</w:t>
      </w:r>
    </w:p>
    <w:p w14:paraId="3B5CC511" w14:textId="77777777" w:rsidR="00907F75" w:rsidRPr="002944AA" w:rsidRDefault="00907F75" w:rsidP="00D772B6">
      <w:pPr>
        <w:rPr>
          <w:rFonts w:ascii="Georgia" w:hAnsi="Georgia"/>
          <w:color w:val="222222"/>
          <w:sz w:val="36"/>
          <w:szCs w:val="36"/>
        </w:rPr>
      </w:pPr>
      <w:r w:rsidRPr="002944AA">
        <w:rPr>
          <w:rFonts w:ascii="Georgia" w:hAnsi="Georgia"/>
          <w:noProof/>
          <w:color w:val="222222"/>
          <w:sz w:val="36"/>
          <w:szCs w:val="36"/>
        </w:rPr>
        <w:drawing>
          <wp:inline distT="0" distB="0" distL="0" distR="0" wp14:anchorId="2460F1E1" wp14:editId="362BF7EA">
            <wp:extent cx="3952875" cy="4076700"/>
            <wp:effectExtent l="0" t="0" r="9525" b="0"/>
            <wp:docPr id="373284077" name="Picture 13" descr="Cumulative Moving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mulative Moving Aver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875" cy="4076700"/>
                    </a:xfrm>
                    <a:prstGeom prst="rect">
                      <a:avLst/>
                    </a:prstGeom>
                    <a:noFill/>
                    <a:ln>
                      <a:noFill/>
                    </a:ln>
                  </pic:spPr>
                </pic:pic>
              </a:graphicData>
            </a:graphic>
          </wp:inline>
        </w:drawing>
      </w:r>
    </w:p>
    <w:p w14:paraId="7100DE49"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t>Exponential Moving Average (EMA)</w:t>
      </w:r>
    </w:p>
    <w:p w14:paraId="495C90CD" w14:textId="48E95D74"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 xml:space="preserve">EMA is </w:t>
      </w:r>
      <w:r w:rsidRPr="00891FF2">
        <w:rPr>
          <w:rFonts w:ascii="Georgia" w:hAnsi="Georgia"/>
          <w:b/>
          <w:bCs/>
          <w:color w:val="222222"/>
          <w:sz w:val="36"/>
          <w:szCs w:val="36"/>
        </w:rPr>
        <w:t>mainly used to identify trends and filter out noise</w:t>
      </w:r>
      <w:r w:rsidRPr="002944AA">
        <w:rPr>
          <w:rFonts w:ascii="Georgia" w:hAnsi="Georgia"/>
          <w:color w:val="222222"/>
          <w:sz w:val="36"/>
          <w:szCs w:val="36"/>
        </w:rPr>
        <w:t xml:space="preserve">. The </w:t>
      </w:r>
      <w:r w:rsidRPr="00891FF2">
        <w:rPr>
          <w:rFonts w:ascii="Georgia" w:hAnsi="Georgia"/>
          <w:b/>
          <w:bCs/>
          <w:color w:val="222222"/>
          <w:sz w:val="36"/>
          <w:szCs w:val="36"/>
        </w:rPr>
        <w:t xml:space="preserve">weight of elements is decreased gradually over time. </w:t>
      </w:r>
      <w:r w:rsidRPr="002944AA">
        <w:rPr>
          <w:rFonts w:ascii="Georgia" w:hAnsi="Georgia"/>
          <w:color w:val="222222"/>
          <w:sz w:val="36"/>
          <w:szCs w:val="36"/>
        </w:rPr>
        <w:t xml:space="preserve">This means </w:t>
      </w:r>
      <w:r w:rsidRPr="00891FF2">
        <w:rPr>
          <w:rFonts w:ascii="Georgia" w:hAnsi="Georgia"/>
          <w:b/>
          <w:bCs/>
          <w:color w:val="222222"/>
          <w:sz w:val="36"/>
          <w:szCs w:val="36"/>
        </w:rPr>
        <w:t>It gives weight to recent data points, not historical ones.</w:t>
      </w:r>
      <w:r w:rsidRPr="002944AA">
        <w:rPr>
          <w:rFonts w:ascii="Georgia" w:hAnsi="Georgia"/>
          <w:color w:val="222222"/>
          <w:sz w:val="36"/>
          <w:szCs w:val="36"/>
        </w:rPr>
        <w:t xml:space="preserve"> Compared with SMA, the EMA is faster to change and more sensitive.</w:t>
      </w:r>
      <w:r w:rsidR="00891FF2">
        <w:rPr>
          <w:rFonts w:ascii="Georgia" w:hAnsi="Georgia"/>
          <w:color w:val="222222"/>
          <w:sz w:val="36"/>
          <w:szCs w:val="36"/>
        </w:rPr>
        <w:t xml:space="preserve"> </w:t>
      </w:r>
    </w:p>
    <w:p w14:paraId="7F2BF318"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α –&gt;Smoothing Factor.</w:t>
      </w:r>
    </w:p>
    <w:p w14:paraId="5419CBC4" w14:textId="77777777" w:rsidR="00907F75" w:rsidRPr="002944AA" w:rsidRDefault="00907F75" w:rsidP="00D772B6">
      <w:pPr>
        <w:numPr>
          <w:ilvl w:val="0"/>
          <w:numId w:val="11"/>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It has a value between 0,1.</w:t>
      </w:r>
    </w:p>
    <w:p w14:paraId="7CAAF557" w14:textId="04B292D1" w:rsidR="00907F75" w:rsidRPr="002944AA" w:rsidRDefault="00907F75" w:rsidP="00D772B6">
      <w:pPr>
        <w:numPr>
          <w:ilvl w:val="0"/>
          <w:numId w:val="11"/>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lastRenderedPageBreak/>
        <w:t>Represents the weighting applied to the very recent period.</w:t>
      </w:r>
      <w:r w:rsidR="00100117">
        <w:rPr>
          <w:rFonts w:ascii="Georgia" w:hAnsi="Georgia"/>
          <w:color w:val="222222"/>
          <w:sz w:val="36"/>
          <w:szCs w:val="36"/>
        </w:rPr>
        <w:t xml:space="preserve"> </w:t>
      </w:r>
    </w:p>
    <w:p w14:paraId="45931453" w14:textId="386BC93A" w:rsidR="00907F75" w:rsidRPr="002944AA" w:rsidRDefault="00907F75" w:rsidP="00D772B6">
      <w:pPr>
        <w:pStyle w:val="Heading2"/>
        <w:spacing w:before="450"/>
        <w:rPr>
          <w:rFonts w:ascii="Georgia" w:hAnsi="Georgia"/>
          <w:color w:val="222222"/>
          <w:sz w:val="36"/>
          <w:szCs w:val="36"/>
        </w:rPr>
      </w:pPr>
      <w:r w:rsidRPr="002944AA">
        <w:rPr>
          <w:rFonts w:ascii="Georgia" w:hAnsi="Georgia"/>
          <w:b/>
          <w:bCs/>
          <w:color w:val="222222"/>
          <w:sz w:val="36"/>
          <w:szCs w:val="36"/>
        </w:rPr>
        <w:t>Time Series Analysis in Data Science and Machine Learning</w:t>
      </w:r>
      <w:r w:rsidR="0096588F">
        <w:rPr>
          <w:rFonts w:ascii="Georgia" w:hAnsi="Georgia"/>
          <w:b/>
          <w:bCs/>
          <w:color w:val="222222"/>
          <w:sz w:val="36"/>
          <w:szCs w:val="36"/>
        </w:rPr>
        <w:t xml:space="preserve"> </w:t>
      </w:r>
    </w:p>
    <w:p w14:paraId="367F8899" w14:textId="1A138F8A" w:rsidR="00907F75" w:rsidRPr="0096588F" w:rsidRDefault="00907F75" w:rsidP="00D772B6">
      <w:pPr>
        <w:pStyle w:val="NormalWeb"/>
        <w:spacing w:before="0" w:beforeAutospacing="0" w:line="495" w:lineRule="atLeast"/>
        <w:jc w:val="both"/>
        <w:rPr>
          <w:rFonts w:ascii="Georgia" w:hAnsi="Georgia"/>
          <w:b/>
          <w:bCs/>
          <w:color w:val="222222"/>
          <w:sz w:val="36"/>
          <w:szCs w:val="36"/>
        </w:rPr>
      </w:pPr>
      <w:r w:rsidRPr="002944AA">
        <w:rPr>
          <w:rFonts w:ascii="Georgia" w:hAnsi="Georgia"/>
          <w:color w:val="222222"/>
          <w:sz w:val="36"/>
          <w:szCs w:val="36"/>
        </w:rPr>
        <w:t xml:space="preserve">When dealing with TSA in Data Science and Machine Learning, there are multiple model options are available. In which the </w:t>
      </w:r>
      <w:r w:rsidRPr="0096588F">
        <w:rPr>
          <w:rFonts w:ascii="Georgia" w:hAnsi="Georgia"/>
          <w:b/>
          <w:bCs/>
          <w:color w:val="222222"/>
          <w:sz w:val="36"/>
          <w:szCs w:val="36"/>
        </w:rPr>
        <w:t>Autoregressive–Moving-Average (ARMA) models with [p, d, and q].</w:t>
      </w:r>
      <w:r w:rsidR="0096588F">
        <w:rPr>
          <w:rFonts w:ascii="Georgia" w:hAnsi="Georgia"/>
          <w:b/>
          <w:bCs/>
          <w:color w:val="222222"/>
          <w:sz w:val="36"/>
          <w:szCs w:val="36"/>
        </w:rPr>
        <w:t xml:space="preserve"> </w:t>
      </w:r>
    </w:p>
    <w:p w14:paraId="55A82441" w14:textId="77777777" w:rsidR="00907F75" w:rsidRPr="0096588F" w:rsidRDefault="00907F75" w:rsidP="00D772B6">
      <w:pPr>
        <w:numPr>
          <w:ilvl w:val="0"/>
          <w:numId w:val="12"/>
        </w:numPr>
        <w:spacing w:before="100" w:beforeAutospacing="1" w:after="100" w:afterAutospacing="1" w:line="495" w:lineRule="atLeast"/>
        <w:jc w:val="both"/>
        <w:rPr>
          <w:rFonts w:ascii="Georgia" w:hAnsi="Georgia"/>
          <w:b/>
          <w:bCs/>
          <w:color w:val="222222"/>
          <w:sz w:val="36"/>
          <w:szCs w:val="36"/>
        </w:rPr>
      </w:pPr>
      <w:r w:rsidRPr="0096588F">
        <w:rPr>
          <w:rFonts w:ascii="Georgia" w:hAnsi="Georgia"/>
          <w:b/>
          <w:bCs/>
          <w:color w:val="222222"/>
          <w:sz w:val="36"/>
          <w:szCs w:val="36"/>
        </w:rPr>
        <w:t>P==&gt; autoregressive lags</w:t>
      </w:r>
    </w:p>
    <w:p w14:paraId="2E83C72D" w14:textId="77777777" w:rsidR="00907F75" w:rsidRPr="0096588F" w:rsidRDefault="00907F75" w:rsidP="00D772B6">
      <w:pPr>
        <w:numPr>
          <w:ilvl w:val="0"/>
          <w:numId w:val="12"/>
        </w:numPr>
        <w:spacing w:before="100" w:beforeAutospacing="1" w:after="100" w:afterAutospacing="1" w:line="495" w:lineRule="atLeast"/>
        <w:jc w:val="both"/>
        <w:rPr>
          <w:rFonts w:ascii="Georgia" w:hAnsi="Georgia"/>
          <w:b/>
          <w:bCs/>
          <w:color w:val="222222"/>
          <w:sz w:val="36"/>
          <w:szCs w:val="36"/>
        </w:rPr>
      </w:pPr>
      <w:r w:rsidRPr="0096588F">
        <w:rPr>
          <w:rFonts w:ascii="Georgia" w:hAnsi="Georgia"/>
          <w:b/>
          <w:bCs/>
          <w:color w:val="222222"/>
          <w:sz w:val="36"/>
          <w:szCs w:val="36"/>
        </w:rPr>
        <w:t>q== moving average lags</w:t>
      </w:r>
    </w:p>
    <w:p w14:paraId="107CE2F7" w14:textId="77777777" w:rsidR="00907F75" w:rsidRPr="0096588F" w:rsidRDefault="00907F75" w:rsidP="00D772B6">
      <w:pPr>
        <w:numPr>
          <w:ilvl w:val="0"/>
          <w:numId w:val="12"/>
        </w:numPr>
        <w:spacing w:before="100" w:beforeAutospacing="1" w:after="100" w:afterAutospacing="1" w:line="495" w:lineRule="atLeast"/>
        <w:jc w:val="both"/>
        <w:rPr>
          <w:rFonts w:ascii="Georgia" w:hAnsi="Georgia"/>
          <w:b/>
          <w:bCs/>
          <w:color w:val="222222"/>
          <w:sz w:val="36"/>
          <w:szCs w:val="36"/>
        </w:rPr>
      </w:pPr>
      <w:r w:rsidRPr="0096588F">
        <w:rPr>
          <w:rFonts w:ascii="Georgia" w:hAnsi="Georgia"/>
          <w:b/>
          <w:bCs/>
          <w:color w:val="222222"/>
          <w:sz w:val="36"/>
          <w:szCs w:val="36"/>
        </w:rPr>
        <w:t>d==&gt; difference in the order</w:t>
      </w:r>
    </w:p>
    <w:p w14:paraId="221BDA80"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Before we get to know about Arima, first, you should understand the below terms better.</w:t>
      </w:r>
    </w:p>
    <w:p w14:paraId="219A1FE4" w14:textId="77777777" w:rsidR="00907F75" w:rsidRPr="00EF7364" w:rsidRDefault="00907F75" w:rsidP="00D772B6">
      <w:pPr>
        <w:numPr>
          <w:ilvl w:val="0"/>
          <w:numId w:val="13"/>
        </w:numPr>
        <w:spacing w:before="100" w:beforeAutospacing="1" w:after="100" w:afterAutospacing="1" w:line="495" w:lineRule="atLeast"/>
        <w:jc w:val="both"/>
        <w:rPr>
          <w:rFonts w:ascii="Georgia" w:hAnsi="Georgia"/>
          <w:b/>
          <w:bCs/>
          <w:color w:val="222222"/>
          <w:sz w:val="36"/>
          <w:szCs w:val="36"/>
        </w:rPr>
      </w:pPr>
      <w:r w:rsidRPr="00EF7364">
        <w:rPr>
          <w:rFonts w:ascii="Georgia" w:hAnsi="Georgia"/>
          <w:b/>
          <w:bCs/>
          <w:color w:val="222222"/>
          <w:sz w:val="36"/>
          <w:szCs w:val="36"/>
        </w:rPr>
        <w:t>Auto-Correlation Function (ACF)</w:t>
      </w:r>
    </w:p>
    <w:p w14:paraId="30C63AEE" w14:textId="0E72D176" w:rsidR="00907F75" w:rsidRPr="00EF7364" w:rsidRDefault="00907F75" w:rsidP="00D772B6">
      <w:pPr>
        <w:numPr>
          <w:ilvl w:val="0"/>
          <w:numId w:val="13"/>
        </w:numPr>
        <w:spacing w:before="100" w:beforeAutospacing="1" w:after="100" w:afterAutospacing="1" w:line="495" w:lineRule="atLeast"/>
        <w:jc w:val="both"/>
        <w:rPr>
          <w:rFonts w:ascii="Georgia" w:hAnsi="Georgia"/>
          <w:b/>
          <w:bCs/>
          <w:color w:val="222222"/>
          <w:sz w:val="36"/>
          <w:szCs w:val="36"/>
        </w:rPr>
      </w:pPr>
      <w:r w:rsidRPr="00EF7364">
        <w:rPr>
          <w:rFonts w:ascii="Georgia" w:hAnsi="Georgia"/>
          <w:b/>
          <w:bCs/>
          <w:color w:val="222222"/>
          <w:sz w:val="36"/>
          <w:szCs w:val="36"/>
        </w:rPr>
        <w:t>Partial Auto-Correlation Function (PACF)</w:t>
      </w:r>
      <w:r w:rsidR="00EF7364">
        <w:rPr>
          <w:rFonts w:ascii="Georgia" w:hAnsi="Georgia"/>
          <w:b/>
          <w:bCs/>
          <w:color w:val="222222"/>
          <w:sz w:val="36"/>
          <w:szCs w:val="36"/>
        </w:rPr>
        <w:t xml:space="preserve"> </w:t>
      </w:r>
    </w:p>
    <w:p w14:paraId="3FCF92C7"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t>Auto-Correlation Function (ACF)</w:t>
      </w:r>
    </w:p>
    <w:p w14:paraId="193EBFBA" w14:textId="0D64F5A7" w:rsidR="00907F75" w:rsidRDefault="00907F75" w:rsidP="00D772B6">
      <w:pPr>
        <w:pStyle w:val="NormalWeb"/>
        <w:spacing w:before="0" w:beforeAutospacing="0" w:line="495" w:lineRule="atLeast"/>
        <w:jc w:val="both"/>
        <w:rPr>
          <w:rFonts w:ascii="Georgia" w:hAnsi="Georgia"/>
          <w:color w:val="222222"/>
          <w:sz w:val="36"/>
          <w:szCs w:val="36"/>
        </w:rPr>
      </w:pPr>
      <w:r w:rsidRPr="002B7C87">
        <w:rPr>
          <w:rFonts w:ascii="Georgia" w:hAnsi="Georgia"/>
          <w:b/>
          <w:bCs/>
          <w:color w:val="222222"/>
          <w:sz w:val="36"/>
          <w:szCs w:val="36"/>
        </w:rPr>
        <w:t>ACF indicates how similar a value is within a given time series and the previous value.</w:t>
      </w:r>
      <w:r w:rsidRPr="002944AA">
        <w:rPr>
          <w:rFonts w:ascii="Georgia" w:hAnsi="Georgia"/>
          <w:color w:val="222222"/>
          <w:sz w:val="36"/>
          <w:szCs w:val="36"/>
        </w:rPr>
        <w:t xml:space="preserve"> (OR) It measures the degree of the similarity between a given time series and the lagged version of that time series at the various intervals we observed.</w:t>
      </w:r>
      <w:r w:rsidR="002B7C87">
        <w:rPr>
          <w:rFonts w:ascii="Georgia" w:hAnsi="Georgia"/>
          <w:color w:val="222222"/>
          <w:sz w:val="36"/>
          <w:szCs w:val="36"/>
        </w:rPr>
        <w:t xml:space="preserve"> </w:t>
      </w:r>
    </w:p>
    <w:p w14:paraId="22AA9BDA" w14:textId="77777777" w:rsidR="00D41A18" w:rsidRPr="002944AA" w:rsidRDefault="00D41A18" w:rsidP="00D772B6">
      <w:pPr>
        <w:pStyle w:val="NormalWeb"/>
        <w:spacing w:before="0" w:beforeAutospacing="0" w:line="495" w:lineRule="atLeast"/>
        <w:jc w:val="both"/>
        <w:rPr>
          <w:rFonts w:ascii="Georgia" w:hAnsi="Georgia"/>
          <w:color w:val="222222"/>
          <w:sz w:val="36"/>
          <w:szCs w:val="36"/>
        </w:rPr>
      </w:pPr>
    </w:p>
    <w:p w14:paraId="174DF779" w14:textId="38A2B818"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4E3A27">
        <w:rPr>
          <w:rFonts w:ascii="Georgia" w:hAnsi="Georgia"/>
          <w:b/>
          <w:bCs/>
          <w:color w:val="222222"/>
          <w:sz w:val="36"/>
          <w:szCs w:val="36"/>
        </w:rPr>
        <w:lastRenderedPageBreak/>
        <w:t>Python Statsmodels library calculates autocorrelation</w:t>
      </w:r>
      <w:r w:rsidRPr="002944AA">
        <w:rPr>
          <w:rFonts w:ascii="Georgia" w:hAnsi="Georgia"/>
          <w:color w:val="222222"/>
          <w:sz w:val="36"/>
          <w:szCs w:val="36"/>
        </w:rPr>
        <w:t>. It identifies a set of trends in the given dataset and the influence of former observed values on the currently observed values.</w:t>
      </w:r>
      <w:r w:rsidR="004E3A27">
        <w:rPr>
          <w:rFonts w:ascii="Georgia" w:hAnsi="Georgia"/>
          <w:color w:val="222222"/>
          <w:sz w:val="36"/>
          <w:szCs w:val="36"/>
        </w:rPr>
        <w:t xml:space="preserve"> </w:t>
      </w:r>
    </w:p>
    <w:p w14:paraId="251B9993" w14:textId="77777777" w:rsidR="00907F75" w:rsidRPr="002944AA" w:rsidRDefault="00907F75" w:rsidP="00D772B6">
      <w:pPr>
        <w:pStyle w:val="Heading4"/>
        <w:spacing w:before="450"/>
        <w:rPr>
          <w:rFonts w:ascii="Georgia" w:hAnsi="Georgia"/>
          <w:color w:val="222222"/>
          <w:sz w:val="36"/>
          <w:szCs w:val="36"/>
        </w:rPr>
      </w:pPr>
      <w:r w:rsidRPr="002944AA">
        <w:rPr>
          <w:rFonts w:ascii="Georgia" w:hAnsi="Georgia"/>
          <w:b/>
          <w:bCs/>
          <w:color w:val="222222"/>
          <w:sz w:val="36"/>
          <w:szCs w:val="36"/>
        </w:rPr>
        <w:t>Partial Auto-Correlation (PACF)</w:t>
      </w:r>
    </w:p>
    <w:p w14:paraId="2EDF7438" w14:textId="603EC025"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F64888">
        <w:rPr>
          <w:rFonts w:ascii="Georgia" w:hAnsi="Georgia"/>
          <w:b/>
          <w:bCs/>
          <w:color w:val="222222"/>
          <w:sz w:val="36"/>
          <w:szCs w:val="36"/>
        </w:rPr>
        <w:t>PACF is similar to Auto-Correlation Function and is a little challenging to understand.</w:t>
      </w:r>
      <w:r w:rsidRPr="002944AA">
        <w:rPr>
          <w:rFonts w:ascii="Georgia" w:hAnsi="Georgia"/>
          <w:color w:val="222222"/>
          <w:sz w:val="36"/>
          <w:szCs w:val="36"/>
        </w:rPr>
        <w:t xml:space="preserve"> It always shows the correlation of the sequence with itself with some number of time units per sequence order in which only the direct effect has been shown, and all other intermediary effects are removed from the given time series.</w:t>
      </w:r>
      <w:r w:rsidR="00F64888">
        <w:rPr>
          <w:rFonts w:ascii="Georgia" w:hAnsi="Georgia"/>
          <w:color w:val="222222"/>
          <w:sz w:val="36"/>
          <w:szCs w:val="36"/>
        </w:rPr>
        <w:t xml:space="preserve"> </w:t>
      </w:r>
    </w:p>
    <w:p w14:paraId="4D7A5DB0" w14:textId="77777777" w:rsidR="00907F75" w:rsidRPr="002944AA" w:rsidRDefault="00907F75" w:rsidP="00D772B6">
      <w:pPr>
        <w:pStyle w:val="NormalWeb"/>
        <w:jc w:val="both"/>
        <w:rPr>
          <w:rFonts w:ascii="Georgia" w:hAnsi="Georgia" w:cs="Segoe UI"/>
          <w:color w:val="333333"/>
          <w:sz w:val="36"/>
          <w:szCs w:val="36"/>
        </w:rPr>
      </w:pPr>
    </w:p>
    <w:p w14:paraId="6A68FE81" w14:textId="77777777" w:rsidR="00907F75" w:rsidRPr="002944AA" w:rsidRDefault="00907F75" w:rsidP="00D772B6">
      <w:pPr>
        <w:pStyle w:val="Heading2"/>
        <w:spacing w:before="450"/>
        <w:rPr>
          <w:rFonts w:ascii="Georgia" w:hAnsi="Georgia"/>
          <w:color w:val="222222"/>
          <w:sz w:val="36"/>
          <w:szCs w:val="36"/>
        </w:rPr>
      </w:pPr>
      <w:r w:rsidRPr="002944AA">
        <w:rPr>
          <w:rFonts w:ascii="Georgia" w:hAnsi="Georgia"/>
          <w:b/>
          <w:bCs/>
          <w:color w:val="222222"/>
          <w:sz w:val="36"/>
          <w:szCs w:val="36"/>
        </w:rPr>
        <w:t>What Is an Auto-Regressive Model?</w:t>
      </w:r>
    </w:p>
    <w:p w14:paraId="58F88556"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 xml:space="preserve">An </w:t>
      </w:r>
      <w:r w:rsidRPr="009C618B">
        <w:rPr>
          <w:rFonts w:ascii="Georgia" w:hAnsi="Georgia"/>
          <w:b/>
          <w:bCs/>
          <w:color w:val="222222"/>
          <w:sz w:val="36"/>
          <w:szCs w:val="36"/>
        </w:rPr>
        <w:t>auto-regressive model is a simple model that predicts future performance based on past performance</w:t>
      </w:r>
      <w:r w:rsidRPr="002944AA">
        <w:rPr>
          <w:rFonts w:ascii="Georgia" w:hAnsi="Georgia"/>
          <w:color w:val="222222"/>
          <w:sz w:val="36"/>
          <w:szCs w:val="36"/>
        </w:rPr>
        <w:t>. It is mainly used for forecasting when there is some correlation between values in a given time series and those that precede and succeed (back and forth).</w:t>
      </w:r>
    </w:p>
    <w:p w14:paraId="4FEC682C" w14:textId="77777777" w:rsidR="00FD457C"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 xml:space="preserve">An AR is a Linear Regression model </w:t>
      </w:r>
      <w:r w:rsidRPr="00FD457C">
        <w:rPr>
          <w:rFonts w:ascii="Georgia" w:hAnsi="Georgia"/>
          <w:b/>
          <w:bCs/>
          <w:color w:val="222222"/>
          <w:sz w:val="36"/>
          <w:szCs w:val="36"/>
        </w:rPr>
        <w:t>that uses lagged variables as input</w:t>
      </w:r>
      <w:r w:rsidRPr="002944AA">
        <w:rPr>
          <w:rFonts w:ascii="Georgia" w:hAnsi="Georgia"/>
          <w:color w:val="222222"/>
          <w:sz w:val="36"/>
          <w:szCs w:val="36"/>
        </w:rPr>
        <w:t xml:space="preserve">. By indicating the input, the Linear Regression model can be easily built using the scikit-learn library. </w:t>
      </w:r>
    </w:p>
    <w:p w14:paraId="35C42130" w14:textId="77777777" w:rsidR="00FD457C" w:rsidRDefault="00FD457C" w:rsidP="00D772B6">
      <w:pPr>
        <w:pStyle w:val="NormalWeb"/>
        <w:spacing w:before="0" w:beforeAutospacing="0" w:line="495" w:lineRule="atLeast"/>
        <w:jc w:val="both"/>
        <w:rPr>
          <w:rFonts w:ascii="Georgia" w:hAnsi="Georgia"/>
          <w:color w:val="222222"/>
          <w:sz w:val="36"/>
          <w:szCs w:val="36"/>
        </w:rPr>
      </w:pPr>
    </w:p>
    <w:p w14:paraId="5120125A" w14:textId="740BE0B9"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lastRenderedPageBreak/>
        <w:t>Statsmodels library provides autoregression model-specific functions where you must specify an appropriate lag value and train the model. It is provided in the AutoTeg class to get the results using simple steps.</w:t>
      </w:r>
      <w:r w:rsidR="000856D2">
        <w:rPr>
          <w:rFonts w:ascii="Georgia" w:hAnsi="Georgia"/>
          <w:color w:val="222222"/>
          <w:sz w:val="36"/>
          <w:szCs w:val="36"/>
        </w:rPr>
        <w:t xml:space="preserve"> </w:t>
      </w:r>
    </w:p>
    <w:p w14:paraId="566CE5EE" w14:textId="77777777" w:rsidR="00907F75" w:rsidRPr="002944AA" w:rsidRDefault="00907F75" w:rsidP="00D772B6">
      <w:pPr>
        <w:numPr>
          <w:ilvl w:val="0"/>
          <w:numId w:val="14"/>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 xml:space="preserve">Creating the model </w:t>
      </w:r>
      <w:proofErr w:type="spellStart"/>
      <w:proofErr w:type="gramStart"/>
      <w:r w:rsidRPr="002944AA">
        <w:rPr>
          <w:rFonts w:ascii="Georgia" w:hAnsi="Georgia"/>
          <w:color w:val="222222"/>
          <w:sz w:val="36"/>
          <w:szCs w:val="36"/>
        </w:rPr>
        <w:t>AutoReg</w:t>
      </w:r>
      <w:proofErr w:type="spellEnd"/>
      <w:r w:rsidRPr="002944AA">
        <w:rPr>
          <w:rFonts w:ascii="Georgia" w:hAnsi="Georgia"/>
          <w:color w:val="222222"/>
          <w:sz w:val="36"/>
          <w:szCs w:val="36"/>
        </w:rPr>
        <w:t>(</w:t>
      </w:r>
      <w:proofErr w:type="gramEnd"/>
      <w:r w:rsidRPr="002944AA">
        <w:rPr>
          <w:rFonts w:ascii="Georgia" w:hAnsi="Georgia"/>
          <w:color w:val="222222"/>
          <w:sz w:val="36"/>
          <w:szCs w:val="36"/>
        </w:rPr>
        <w:t>)</w:t>
      </w:r>
    </w:p>
    <w:p w14:paraId="2ABDB022" w14:textId="77777777" w:rsidR="00907F75" w:rsidRPr="002944AA" w:rsidRDefault="00907F75" w:rsidP="00D772B6">
      <w:pPr>
        <w:numPr>
          <w:ilvl w:val="0"/>
          <w:numId w:val="14"/>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 xml:space="preserve">Call </w:t>
      </w:r>
      <w:proofErr w:type="gramStart"/>
      <w:r w:rsidRPr="002944AA">
        <w:rPr>
          <w:rFonts w:ascii="Georgia" w:hAnsi="Georgia"/>
          <w:color w:val="222222"/>
          <w:sz w:val="36"/>
          <w:szCs w:val="36"/>
        </w:rPr>
        <w:t>fit(</w:t>
      </w:r>
      <w:proofErr w:type="gramEnd"/>
      <w:r w:rsidRPr="002944AA">
        <w:rPr>
          <w:rFonts w:ascii="Georgia" w:hAnsi="Georgia"/>
          <w:color w:val="222222"/>
          <w:sz w:val="36"/>
          <w:szCs w:val="36"/>
        </w:rPr>
        <w:t>) to train it on our dataset.</w:t>
      </w:r>
    </w:p>
    <w:p w14:paraId="4A1AC591" w14:textId="77777777" w:rsidR="00907F75" w:rsidRPr="002944AA" w:rsidRDefault="00907F75" w:rsidP="00D772B6">
      <w:pPr>
        <w:numPr>
          <w:ilvl w:val="0"/>
          <w:numId w:val="14"/>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 xml:space="preserve">Returns an </w:t>
      </w:r>
      <w:proofErr w:type="spellStart"/>
      <w:r w:rsidRPr="002944AA">
        <w:rPr>
          <w:rFonts w:ascii="Georgia" w:hAnsi="Georgia"/>
          <w:color w:val="222222"/>
          <w:sz w:val="36"/>
          <w:szCs w:val="36"/>
        </w:rPr>
        <w:t>AutoRegResults</w:t>
      </w:r>
      <w:proofErr w:type="spellEnd"/>
      <w:r w:rsidRPr="002944AA">
        <w:rPr>
          <w:rFonts w:ascii="Georgia" w:hAnsi="Georgia"/>
          <w:color w:val="222222"/>
          <w:sz w:val="36"/>
          <w:szCs w:val="36"/>
        </w:rPr>
        <w:t xml:space="preserve"> object.</w:t>
      </w:r>
    </w:p>
    <w:p w14:paraId="001A34E1" w14:textId="26B54044" w:rsidR="00907F75" w:rsidRPr="002944AA" w:rsidRDefault="00907F75" w:rsidP="00D772B6">
      <w:pPr>
        <w:numPr>
          <w:ilvl w:val="0"/>
          <w:numId w:val="14"/>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Once fit, make a prediction by calling the predict () function</w:t>
      </w:r>
      <w:r w:rsidR="002E3180">
        <w:rPr>
          <w:rFonts w:ascii="Georgia" w:hAnsi="Georgia"/>
          <w:color w:val="222222"/>
          <w:sz w:val="36"/>
          <w:szCs w:val="36"/>
        </w:rPr>
        <w:t xml:space="preserve"> </w:t>
      </w:r>
    </w:p>
    <w:p w14:paraId="086B501E"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The equation for the AR model (Let’s compare Y=</w:t>
      </w:r>
      <w:proofErr w:type="spellStart"/>
      <w:r w:rsidRPr="002944AA">
        <w:rPr>
          <w:rFonts w:ascii="Georgia" w:hAnsi="Georgia"/>
          <w:color w:val="222222"/>
          <w:sz w:val="36"/>
          <w:szCs w:val="36"/>
        </w:rPr>
        <w:t>mX+c</w:t>
      </w:r>
      <w:proofErr w:type="spellEnd"/>
      <w:r w:rsidRPr="002944AA">
        <w:rPr>
          <w:rFonts w:ascii="Georgia" w:hAnsi="Georgia"/>
          <w:color w:val="222222"/>
          <w:sz w:val="36"/>
          <w:szCs w:val="36"/>
        </w:rPr>
        <w:t>)</w:t>
      </w:r>
    </w:p>
    <w:p w14:paraId="03E75F20" w14:textId="77777777" w:rsidR="00907F75" w:rsidRPr="002944AA" w:rsidRDefault="00907F75" w:rsidP="00D772B6">
      <w:pPr>
        <w:pStyle w:val="NormalWeb"/>
        <w:jc w:val="both"/>
        <w:rPr>
          <w:rFonts w:ascii="Georgia" w:hAnsi="Georgia" w:cs="Segoe UI"/>
          <w:color w:val="333333"/>
          <w:sz w:val="36"/>
          <w:szCs w:val="36"/>
        </w:rPr>
      </w:pPr>
    </w:p>
    <w:p w14:paraId="5E390D4D" w14:textId="77777777" w:rsidR="00907F75" w:rsidRPr="002944AA" w:rsidRDefault="00907F75" w:rsidP="00D772B6">
      <w:pPr>
        <w:pStyle w:val="Heading2"/>
        <w:spacing w:before="450"/>
        <w:rPr>
          <w:rFonts w:ascii="Georgia" w:hAnsi="Georgia"/>
          <w:color w:val="222222"/>
          <w:sz w:val="36"/>
          <w:szCs w:val="36"/>
        </w:rPr>
      </w:pPr>
      <w:r w:rsidRPr="002944AA">
        <w:rPr>
          <w:rFonts w:ascii="Georgia" w:hAnsi="Georgia"/>
          <w:b/>
          <w:bCs/>
          <w:color w:val="222222"/>
          <w:sz w:val="36"/>
          <w:szCs w:val="36"/>
        </w:rPr>
        <w:t>Understanding ARMA and ARIMA</w:t>
      </w:r>
    </w:p>
    <w:p w14:paraId="4DC02DC8" w14:textId="77777777"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Style w:val="Strong"/>
          <w:rFonts w:ascii="Georgia" w:eastAsiaTheme="majorEastAsia" w:hAnsi="Georgia"/>
          <w:color w:val="222222"/>
          <w:sz w:val="36"/>
          <w:szCs w:val="36"/>
        </w:rPr>
        <w:t>ARMA</w:t>
      </w:r>
      <w:r w:rsidRPr="002944AA">
        <w:rPr>
          <w:rFonts w:ascii="Georgia" w:hAnsi="Georgia"/>
          <w:color w:val="222222"/>
          <w:sz w:val="36"/>
          <w:szCs w:val="36"/>
        </w:rPr>
        <w:t xml:space="preserve"> is a combination of the </w:t>
      </w:r>
      <w:r w:rsidRPr="00FB7B17">
        <w:rPr>
          <w:rFonts w:ascii="Georgia" w:hAnsi="Georgia"/>
          <w:b/>
          <w:bCs/>
          <w:color w:val="222222"/>
          <w:sz w:val="36"/>
          <w:szCs w:val="36"/>
        </w:rPr>
        <w:t>Auto-Regressive and Moving Average models for forecasting</w:t>
      </w:r>
      <w:r w:rsidRPr="002944AA">
        <w:rPr>
          <w:rFonts w:ascii="Georgia" w:hAnsi="Georgia"/>
          <w:color w:val="222222"/>
          <w:sz w:val="36"/>
          <w:szCs w:val="36"/>
        </w:rPr>
        <w:t xml:space="preserve">. This model provides a </w:t>
      </w:r>
      <w:r w:rsidRPr="00FB7B17">
        <w:rPr>
          <w:rFonts w:ascii="Georgia" w:hAnsi="Georgia"/>
          <w:b/>
          <w:bCs/>
          <w:color w:val="222222"/>
          <w:sz w:val="36"/>
          <w:szCs w:val="36"/>
        </w:rPr>
        <w:t>weakly stationary stochastic</w:t>
      </w:r>
      <w:r w:rsidRPr="002944AA">
        <w:rPr>
          <w:rFonts w:ascii="Georgia" w:hAnsi="Georgia"/>
          <w:color w:val="222222"/>
          <w:sz w:val="36"/>
          <w:szCs w:val="36"/>
        </w:rPr>
        <w:t xml:space="preserve"> process in terms of two polynomials, one for the Auto-Regressive and the second for the Moving Average.</w:t>
      </w:r>
    </w:p>
    <w:p w14:paraId="60A93BE7" w14:textId="77777777" w:rsidR="00907F75" w:rsidRPr="002944AA" w:rsidRDefault="00907F75" w:rsidP="00D772B6">
      <w:pPr>
        <w:rPr>
          <w:rFonts w:ascii="Georgia" w:hAnsi="Georgia"/>
          <w:color w:val="222222"/>
          <w:sz w:val="36"/>
          <w:szCs w:val="36"/>
        </w:rPr>
      </w:pPr>
      <w:r w:rsidRPr="002944AA">
        <w:rPr>
          <w:rFonts w:ascii="Georgia" w:hAnsi="Georgia"/>
          <w:noProof/>
          <w:color w:val="222222"/>
          <w:sz w:val="36"/>
          <w:szCs w:val="36"/>
        </w:rPr>
        <w:drawing>
          <wp:inline distT="0" distB="0" distL="0" distR="0" wp14:anchorId="4FD2A82B" wp14:editId="5F8A637E">
            <wp:extent cx="3190875" cy="1152525"/>
            <wp:effectExtent l="0" t="0" r="9525" b="9525"/>
            <wp:docPr id="1787173122" name="Picture 15" descr="Arima model equation for time serie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ima model equation for time series analys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1152525"/>
                    </a:xfrm>
                    <a:prstGeom prst="rect">
                      <a:avLst/>
                    </a:prstGeom>
                    <a:noFill/>
                    <a:ln>
                      <a:noFill/>
                    </a:ln>
                  </pic:spPr>
                </pic:pic>
              </a:graphicData>
            </a:graphic>
          </wp:inline>
        </w:drawing>
      </w:r>
    </w:p>
    <w:p w14:paraId="576BFC7C" w14:textId="01BFFF5B" w:rsidR="00907F75" w:rsidRPr="002944AA" w:rsidRDefault="00907F75" w:rsidP="00D772B6">
      <w:pPr>
        <w:pStyle w:val="NormalWeb"/>
        <w:spacing w:before="0" w:beforeAutospacing="0" w:line="495" w:lineRule="atLeast"/>
        <w:jc w:val="both"/>
        <w:rPr>
          <w:rFonts w:ascii="Georgia" w:hAnsi="Georgia"/>
          <w:color w:val="222222"/>
          <w:sz w:val="36"/>
          <w:szCs w:val="36"/>
        </w:rPr>
      </w:pPr>
      <w:r w:rsidRPr="002944AA">
        <w:rPr>
          <w:rFonts w:ascii="Georgia" w:hAnsi="Georgia"/>
          <w:color w:val="222222"/>
          <w:sz w:val="36"/>
          <w:szCs w:val="36"/>
        </w:rPr>
        <w:t>ARMA is best for predicting stationary series. </w:t>
      </w:r>
      <w:r w:rsidRPr="002944AA">
        <w:rPr>
          <w:rStyle w:val="Strong"/>
          <w:rFonts w:ascii="Georgia" w:eastAsiaTheme="majorEastAsia" w:hAnsi="Georgia"/>
          <w:color w:val="222222"/>
          <w:sz w:val="36"/>
          <w:szCs w:val="36"/>
        </w:rPr>
        <w:t>ARIMA</w:t>
      </w:r>
      <w:r w:rsidRPr="002944AA">
        <w:rPr>
          <w:rFonts w:ascii="Georgia" w:hAnsi="Georgia"/>
          <w:color w:val="222222"/>
          <w:sz w:val="36"/>
          <w:szCs w:val="36"/>
        </w:rPr>
        <w:t> was thus developed to support both stationary as well as non-stationary series.</w:t>
      </w:r>
      <w:r w:rsidR="00FB7B17">
        <w:rPr>
          <w:rFonts w:ascii="Georgia" w:hAnsi="Georgia"/>
          <w:color w:val="222222"/>
          <w:sz w:val="36"/>
          <w:szCs w:val="36"/>
        </w:rPr>
        <w:t xml:space="preserve"> </w:t>
      </w:r>
    </w:p>
    <w:p w14:paraId="64C20CA4" w14:textId="77777777" w:rsidR="00907F75" w:rsidRPr="002944AA" w:rsidRDefault="00907F75" w:rsidP="00D772B6">
      <w:pPr>
        <w:rPr>
          <w:rFonts w:ascii="Georgia" w:hAnsi="Georgia"/>
          <w:color w:val="222222"/>
          <w:sz w:val="36"/>
          <w:szCs w:val="36"/>
        </w:rPr>
      </w:pPr>
      <w:r w:rsidRPr="002944AA">
        <w:rPr>
          <w:rFonts w:ascii="Georgia" w:hAnsi="Georgia"/>
          <w:noProof/>
          <w:color w:val="222222"/>
          <w:sz w:val="36"/>
          <w:szCs w:val="36"/>
        </w:rPr>
        <w:lastRenderedPageBreak/>
        <w:drawing>
          <wp:inline distT="0" distB="0" distL="0" distR="0" wp14:anchorId="5B17CBDD" wp14:editId="3AF4B720">
            <wp:extent cx="1962150" cy="2352675"/>
            <wp:effectExtent l="0" t="0" r="0" b="9525"/>
            <wp:docPr id="824098695" name="Picture 14" descr="Arima for time serie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ima for time series analys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2352675"/>
                    </a:xfrm>
                    <a:prstGeom prst="rect">
                      <a:avLst/>
                    </a:prstGeom>
                    <a:noFill/>
                    <a:ln>
                      <a:noFill/>
                    </a:ln>
                  </pic:spPr>
                </pic:pic>
              </a:graphicData>
            </a:graphic>
          </wp:inline>
        </w:drawing>
      </w:r>
    </w:p>
    <w:p w14:paraId="036BE97E" w14:textId="77777777" w:rsidR="00907F75" w:rsidRPr="002944AA" w:rsidRDefault="00907F75" w:rsidP="00D772B6">
      <w:pPr>
        <w:numPr>
          <w:ilvl w:val="0"/>
          <w:numId w:val="15"/>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AR ==&gt; Uses past values to predict the future.</w:t>
      </w:r>
    </w:p>
    <w:p w14:paraId="5DE92831" w14:textId="77777777" w:rsidR="00907F75" w:rsidRPr="002944AA" w:rsidRDefault="00907F75" w:rsidP="00D772B6">
      <w:pPr>
        <w:numPr>
          <w:ilvl w:val="0"/>
          <w:numId w:val="15"/>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MA ==&gt; Uses past error terms in the given series to predict the future.</w:t>
      </w:r>
    </w:p>
    <w:p w14:paraId="54B7BA17" w14:textId="77777777" w:rsidR="00907F75" w:rsidRPr="002944AA" w:rsidRDefault="00907F75" w:rsidP="00D772B6">
      <w:pPr>
        <w:numPr>
          <w:ilvl w:val="0"/>
          <w:numId w:val="15"/>
        </w:numPr>
        <w:spacing w:before="100" w:beforeAutospacing="1" w:after="100" w:afterAutospacing="1" w:line="495" w:lineRule="atLeast"/>
        <w:jc w:val="both"/>
        <w:rPr>
          <w:rFonts w:ascii="Georgia" w:hAnsi="Georgia"/>
          <w:color w:val="222222"/>
          <w:sz w:val="36"/>
          <w:szCs w:val="36"/>
        </w:rPr>
      </w:pPr>
      <w:r w:rsidRPr="002944AA">
        <w:rPr>
          <w:rFonts w:ascii="Georgia" w:hAnsi="Georgia"/>
          <w:color w:val="222222"/>
          <w:sz w:val="36"/>
          <w:szCs w:val="36"/>
        </w:rPr>
        <w:t>I==&gt; Uses the differencing of observation and makes the stationary data.</w:t>
      </w:r>
    </w:p>
    <w:p w14:paraId="4CC1DD05" w14:textId="3DB3FFAE" w:rsidR="00907F75" w:rsidRPr="00FB7B17" w:rsidRDefault="00907F75" w:rsidP="00FB7B17">
      <w:pPr>
        <w:pStyle w:val="NormalWeb"/>
        <w:spacing w:before="0" w:beforeAutospacing="0" w:line="495" w:lineRule="atLeast"/>
        <w:jc w:val="both"/>
        <w:rPr>
          <w:rFonts w:ascii="Georgia" w:hAnsi="Georgia"/>
          <w:color w:val="222222"/>
          <w:sz w:val="36"/>
          <w:szCs w:val="36"/>
        </w:rPr>
      </w:pPr>
      <w:r w:rsidRPr="002944AA">
        <w:rPr>
          <w:rStyle w:val="Strong"/>
          <w:rFonts w:ascii="Georgia" w:eastAsiaTheme="majorEastAsia" w:hAnsi="Georgia"/>
          <w:color w:val="222222"/>
          <w:sz w:val="36"/>
          <w:szCs w:val="36"/>
        </w:rPr>
        <w:t>AR+I+MA= ARIMA</w:t>
      </w:r>
    </w:p>
    <w:p w14:paraId="4448E5CD" w14:textId="77777777" w:rsidR="00907F75" w:rsidRPr="002944AA" w:rsidRDefault="00907F75" w:rsidP="00D772B6">
      <w:pPr>
        <w:pStyle w:val="NormalWeb"/>
        <w:jc w:val="both"/>
        <w:rPr>
          <w:rFonts w:ascii="Georgia" w:hAnsi="Georgia" w:cs="Segoe UI"/>
          <w:color w:val="333333"/>
          <w:sz w:val="36"/>
          <w:szCs w:val="36"/>
        </w:rPr>
      </w:pPr>
    </w:p>
    <w:p w14:paraId="3BA4D346" w14:textId="77777777" w:rsidR="00907F75" w:rsidRPr="002944AA" w:rsidRDefault="00907F75" w:rsidP="00D772B6">
      <w:pPr>
        <w:pStyle w:val="Heading3"/>
        <w:spacing w:before="0" w:beforeAutospacing="0" w:after="0" w:afterAutospacing="0"/>
        <w:textAlignment w:val="baseline"/>
        <w:rPr>
          <w:rFonts w:ascii="Georgia" w:hAnsi="Georgia"/>
          <w:color w:val="273239"/>
          <w:spacing w:val="2"/>
          <w:sz w:val="36"/>
          <w:szCs w:val="36"/>
        </w:rPr>
      </w:pPr>
      <w:r w:rsidRPr="002944AA">
        <w:rPr>
          <w:rStyle w:val="Strong"/>
          <w:rFonts w:ascii="Georgia" w:hAnsi="Georgia"/>
          <w:b/>
          <w:bCs/>
          <w:color w:val="273239"/>
          <w:spacing w:val="2"/>
          <w:sz w:val="36"/>
          <w:szCs w:val="36"/>
          <w:bdr w:val="none" w:sz="0" w:space="0" w:color="auto" w:frame="1"/>
        </w:rPr>
        <w:t>1. Univariate data –</w:t>
      </w:r>
      <w:r w:rsidRPr="002944AA">
        <w:rPr>
          <w:rFonts w:ascii="Georgia" w:hAnsi="Georgia"/>
          <w:color w:val="273239"/>
          <w:spacing w:val="2"/>
          <w:sz w:val="36"/>
          <w:szCs w:val="36"/>
        </w:rPr>
        <w:t> </w:t>
      </w:r>
    </w:p>
    <w:p w14:paraId="3D49EA30" w14:textId="5558A2BE" w:rsidR="00907F75" w:rsidRPr="002944AA" w:rsidRDefault="00907F75" w:rsidP="00D772B6">
      <w:pPr>
        <w:pStyle w:val="NormalWeb"/>
        <w:spacing w:before="0" w:beforeAutospacing="0" w:after="0" w:afterAutospacing="0"/>
        <w:jc w:val="both"/>
        <w:textAlignment w:val="baseline"/>
        <w:rPr>
          <w:rFonts w:ascii="Georgia" w:hAnsi="Georgia"/>
          <w:color w:val="273239"/>
          <w:spacing w:val="2"/>
          <w:sz w:val="36"/>
          <w:szCs w:val="36"/>
        </w:rPr>
      </w:pPr>
      <w:r w:rsidRPr="002944AA">
        <w:rPr>
          <w:rFonts w:ascii="Georgia" w:hAnsi="Georgia"/>
          <w:color w:val="273239"/>
          <w:spacing w:val="2"/>
          <w:sz w:val="36"/>
          <w:szCs w:val="36"/>
        </w:rPr>
        <w:t>This type of data consists of </w:t>
      </w:r>
      <w:r w:rsidRPr="002944AA">
        <w:rPr>
          <w:rStyle w:val="Strong"/>
          <w:rFonts w:ascii="Georgia" w:hAnsi="Georgia"/>
          <w:color w:val="273239"/>
          <w:spacing w:val="2"/>
          <w:sz w:val="36"/>
          <w:szCs w:val="36"/>
          <w:bdr w:val="none" w:sz="0" w:space="0" w:color="auto" w:frame="1"/>
        </w:rPr>
        <w:t>only one variable</w:t>
      </w:r>
      <w:r w:rsidRPr="002944AA">
        <w:rPr>
          <w:rFonts w:ascii="Georgia" w:hAnsi="Georgia"/>
          <w:color w:val="273239"/>
          <w:spacing w:val="2"/>
          <w:sz w:val="36"/>
          <w:szCs w:val="36"/>
        </w:rPr>
        <w:t>. The analysis of univariate data is thus the simplest form of analysis since the information deals with only one quantity that changes. It does not deal with causes or relationships and the main purpose of the analysis is to describe the data and find patterns that exist within it. The example of a univariate data can be height.</w:t>
      </w:r>
      <w:r w:rsidR="00CB450A">
        <w:rPr>
          <w:rFonts w:ascii="Georgia" w:hAnsi="Georgia"/>
          <w:color w:val="273239"/>
          <w:spacing w:val="2"/>
          <w:sz w:val="36"/>
          <w:szCs w:val="36"/>
        </w:rPr>
        <w:t xml:space="preserve"> </w:t>
      </w:r>
    </w:p>
    <w:p w14:paraId="57AA1165" w14:textId="77777777" w:rsidR="00907F75" w:rsidRPr="002944AA" w:rsidRDefault="00907F75" w:rsidP="00D772B6">
      <w:pPr>
        <w:pStyle w:val="NormalWeb"/>
        <w:spacing w:before="0" w:beforeAutospacing="0" w:after="150" w:afterAutospacing="0"/>
        <w:jc w:val="center"/>
        <w:textAlignment w:val="baseline"/>
        <w:rPr>
          <w:rFonts w:ascii="Georgia" w:hAnsi="Georgia"/>
          <w:color w:val="273239"/>
          <w:spacing w:val="2"/>
          <w:sz w:val="36"/>
          <w:szCs w:val="36"/>
        </w:rPr>
      </w:pPr>
      <w:r w:rsidRPr="002944AA">
        <w:rPr>
          <w:rFonts w:ascii="Georgia" w:hAnsi="Georgia"/>
          <w:color w:val="273239"/>
          <w:spacing w:val="2"/>
          <w:sz w:val="36"/>
          <w:szCs w:val="36"/>
        </w:rPr>
        <w:lastRenderedPageBreak/>
        <w:t> </w:t>
      </w:r>
      <w:r w:rsidRPr="002944AA">
        <w:rPr>
          <w:rFonts w:ascii="Georgia" w:hAnsi="Georgia"/>
          <w:noProof/>
          <w:color w:val="273239"/>
          <w:spacing w:val="2"/>
          <w:sz w:val="36"/>
          <w:szCs w:val="36"/>
        </w:rPr>
        <w:drawing>
          <wp:inline distT="0" distB="0" distL="0" distR="0" wp14:anchorId="5922184C" wp14:editId="0C0AF501">
            <wp:extent cx="5731510" cy="1321435"/>
            <wp:effectExtent l="0" t="0" r="2540" b="0"/>
            <wp:docPr id="12714442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21435"/>
                    </a:xfrm>
                    <a:prstGeom prst="rect">
                      <a:avLst/>
                    </a:prstGeom>
                    <a:noFill/>
                    <a:ln>
                      <a:noFill/>
                    </a:ln>
                  </pic:spPr>
                </pic:pic>
              </a:graphicData>
            </a:graphic>
          </wp:inline>
        </w:drawing>
      </w:r>
    </w:p>
    <w:p w14:paraId="326A475A" w14:textId="77777777" w:rsidR="00907F75" w:rsidRPr="002944AA" w:rsidRDefault="00907F75" w:rsidP="00D772B6">
      <w:pPr>
        <w:pStyle w:val="Heading3"/>
        <w:spacing w:before="0" w:beforeAutospacing="0" w:after="0" w:afterAutospacing="0"/>
        <w:textAlignment w:val="baseline"/>
        <w:rPr>
          <w:rFonts w:ascii="Georgia" w:hAnsi="Georgia"/>
          <w:color w:val="273239"/>
          <w:spacing w:val="2"/>
          <w:sz w:val="36"/>
          <w:szCs w:val="36"/>
        </w:rPr>
      </w:pPr>
      <w:r w:rsidRPr="002944AA">
        <w:rPr>
          <w:rStyle w:val="Strong"/>
          <w:rFonts w:ascii="Georgia" w:hAnsi="Georgia"/>
          <w:b/>
          <w:bCs/>
          <w:color w:val="273239"/>
          <w:spacing w:val="2"/>
          <w:sz w:val="36"/>
          <w:szCs w:val="36"/>
          <w:bdr w:val="none" w:sz="0" w:space="0" w:color="auto" w:frame="1"/>
        </w:rPr>
        <w:t>2. Bivariate data </w:t>
      </w:r>
    </w:p>
    <w:p w14:paraId="3240249C" w14:textId="77777777" w:rsidR="00907F75" w:rsidRPr="002944AA" w:rsidRDefault="00907F75" w:rsidP="00D772B6">
      <w:pPr>
        <w:pStyle w:val="NormalWeb"/>
        <w:spacing w:before="0" w:beforeAutospacing="0" w:after="0" w:afterAutospacing="0"/>
        <w:jc w:val="both"/>
        <w:textAlignment w:val="baseline"/>
        <w:rPr>
          <w:rFonts w:ascii="Georgia" w:hAnsi="Georgia"/>
          <w:color w:val="273239"/>
          <w:spacing w:val="2"/>
          <w:sz w:val="36"/>
          <w:szCs w:val="36"/>
        </w:rPr>
      </w:pPr>
      <w:r w:rsidRPr="002944AA">
        <w:rPr>
          <w:rFonts w:ascii="Georgia" w:hAnsi="Georgia"/>
          <w:color w:val="273239"/>
          <w:spacing w:val="2"/>
          <w:sz w:val="36"/>
          <w:szCs w:val="36"/>
        </w:rPr>
        <w:t>This type of data involves </w:t>
      </w:r>
      <w:r w:rsidRPr="002944AA">
        <w:rPr>
          <w:rStyle w:val="Strong"/>
          <w:rFonts w:ascii="Georgia" w:hAnsi="Georgia"/>
          <w:color w:val="273239"/>
          <w:spacing w:val="2"/>
          <w:sz w:val="36"/>
          <w:szCs w:val="36"/>
          <w:bdr w:val="none" w:sz="0" w:space="0" w:color="auto" w:frame="1"/>
        </w:rPr>
        <w:t>two different variables</w:t>
      </w:r>
      <w:r w:rsidRPr="002944AA">
        <w:rPr>
          <w:rFonts w:ascii="Georgia" w:hAnsi="Georgia"/>
          <w:color w:val="273239"/>
          <w:spacing w:val="2"/>
          <w:sz w:val="36"/>
          <w:szCs w:val="36"/>
        </w:rPr>
        <w:t>. The analysis of this type of data deals with causes and relationships and the analysis is done to find out the relationship among the two variables. Example of bivariate data can be temperature and ice cream sales in summer season.</w:t>
      </w:r>
    </w:p>
    <w:p w14:paraId="61C93123" w14:textId="77777777" w:rsidR="00907F75" w:rsidRPr="002944AA" w:rsidRDefault="00907F75" w:rsidP="00D772B6">
      <w:pPr>
        <w:pStyle w:val="NormalWeb"/>
        <w:jc w:val="both"/>
        <w:rPr>
          <w:rFonts w:ascii="Georgia" w:hAnsi="Georgia" w:cs="Segoe UI"/>
          <w:color w:val="333333"/>
          <w:sz w:val="36"/>
          <w:szCs w:val="36"/>
        </w:rPr>
      </w:pPr>
    </w:p>
    <w:p w14:paraId="7E6EFBF4" w14:textId="77777777" w:rsidR="00907F75" w:rsidRPr="002944AA" w:rsidRDefault="00907F75" w:rsidP="00D772B6">
      <w:pPr>
        <w:pStyle w:val="NormalWeb"/>
        <w:jc w:val="both"/>
        <w:rPr>
          <w:rFonts w:ascii="Georgia" w:hAnsi="Georgia" w:cs="Segoe UI"/>
          <w:color w:val="333333"/>
          <w:sz w:val="36"/>
          <w:szCs w:val="36"/>
        </w:rPr>
      </w:pPr>
      <w:r w:rsidRPr="002944AA">
        <w:rPr>
          <w:rFonts w:ascii="Georgia" w:hAnsi="Georgia"/>
          <w:noProof/>
          <w:sz w:val="36"/>
          <w:szCs w:val="36"/>
        </w:rPr>
        <w:drawing>
          <wp:inline distT="0" distB="0" distL="0" distR="0" wp14:anchorId="1B65CF3A" wp14:editId="2BCBAFD3">
            <wp:extent cx="5731510" cy="3023235"/>
            <wp:effectExtent l="0" t="0" r="2540" b="5715"/>
            <wp:docPr id="5221309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02C4C398" w14:textId="77777777" w:rsidR="00907F75" w:rsidRDefault="00907F75" w:rsidP="00D772B6">
      <w:pPr>
        <w:pStyle w:val="Heading3"/>
        <w:spacing w:before="0" w:beforeAutospacing="0" w:after="0" w:afterAutospacing="0"/>
        <w:jc w:val="both"/>
        <w:textAlignment w:val="baseline"/>
        <w:rPr>
          <w:rStyle w:val="Strong"/>
          <w:rFonts w:ascii="Georgia" w:hAnsi="Georgia"/>
          <w:b/>
          <w:bCs/>
          <w:color w:val="273239"/>
          <w:spacing w:val="2"/>
          <w:sz w:val="36"/>
          <w:szCs w:val="36"/>
          <w:bdr w:val="none" w:sz="0" w:space="0" w:color="auto" w:frame="1"/>
        </w:rPr>
      </w:pPr>
      <w:r w:rsidRPr="002944AA">
        <w:rPr>
          <w:rStyle w:val="Strong"/>
          <w:rFonts w:ascii="Georgia" w:hAnsi="Georgia"/>
          <w:b/>
          <w:bCs/>
          <w:color w:val="273239"/>
          <w:spacing w:val="2"/>
          <w:sz w:val="36"/>
          <w:szCs w:val="36"/>
          <w:bdr w:val="none" w:sz="0" w:space="0" w:color="auto" w:frame="1"/>
        </w:rPr>
        <w:t>3. Multivariate data </w:t>
      </w:r>
    </w:p>
    <w:p w14:paraId="6F67DF98" w14:textId="77777777" w:rsidR="00CB450A" w:rsidRDefault="00CB450A" w:rsidP="00D772B6">
      <w:pPr>
        <w:pStyle w:val="Heading3"/>
        <w:spacing w:before="0" w:beforeAutospacing="0" w:after="0" w:afterAutospacing="0"/>
        <w:jc w:val="both"/>
        <w:textAlignment w:val="baseline"/>
        <w:rPr>
          <w:rStyle w:val="Strong"/>
          <w:rFonts w:ascii="Georgia" w:hAnsi="Georgia"/>
          <w:b/>
          <w:bCs/>
          <w:color w:val="273239"/>
          <w:spacing w:val="2"/>
          <w:sz w:val="36"/>
          <w:szCs w:val="36"/>
          <w:bdr w:val="none" w:sz="0" w:space="0" w:color="auto" w:frame="1"/>
        </w:rPr>
      </w:pPr>
    </w:p>
    <w:p w14:paraId="50A93977" w14:textId="77777777" w:rsidR="00CB450A" w:rsidRDefault="00CB450A" w:rsidP="00D772B6">
      <w:pPr>
        <w:pStyle w:val="Heading3"/>
        <w:spacing w:before="0" w:beforeAutospacing="0" w:after="0" w:afterAutospacing="0"/>
        <w:jc w:val="both"/>
        <w:textAlignment w:val="baseline"/>
        <w:rPr>
          <w:rStyle w:val="Strong"/>
          <w:rFonts w:ascii="Georgia" w:hAnsi="Georgia"/>
          <w:b/>
          <w:bCs/>
          <w:color w:val="273239"/>
          <w:spacing w:val="2"/>
          <w:sz w:val="36"/>
          <w:szCs w:val="36"/>
          <w:bdr w:val="none" w:sz="0" w:space="0" w:color="auto" w:frame="1"/>
        </w:rPr>
      </w:pPr>
    </w:p>
    <w:p w14:paraId="4EFC4E62" w14:textId="77777777" w:rsidR="00CB450A" w:rsidRPr="002944AA" w:rsidRDefault="00CB450A" w:rsidP="00D772B6">
      <w:pPr>
        <w:pStyle w:val="Heading3"/>
        <w:spacing w:before="0" w:beforeAutospacing="0" w:after="0" w:afterAutospacing="0"/>
        <w:jc w:val="both"/>
        <w:textAlignment w:val="baseline"/>
        <w:rPr>
          <w:rFonts w:ascii="Georgia" w:hAnsi="Georgia"/>
          <w:color w:val="273239"/>
          <w:spacing w:val="2"/>
          <w:sz w:val="36"/>
          <w:szCs w:val="36"/>
        </w:rPr>
      </w:pPr>
    </w:p>
    <w:p w14:paraId="51904CC0" w14:textId="0AB8D56C" w:rsidR="00907F75" w:rsidRPr="002944AA" w:rsidRDefault="00907F75" w:rsidP="00D772B6">
      <w:pPr>
        <w:pStyle w:val="NormalWeb"/>
        <w:spacing w:before="0" w:beforeAutospacing="0" w:after="0" w:afterAutospacing="0"/>
        <w:jc w:val="both"/>
        <w:textAlignment w:val="baseline"/>
        <w:rPr>
          <w:rFonts w:ascii="Georgia" w:hAnsi="Georgia"/>
          <w:color w:val="273239"/>
          <w:spacing w:val="2"/>
          <w:sz w:val="36"/>
          <w:szCs w:val="36"/>
        </w:rPr>
      </w:pPr>
      <w:r w:rsidRPr="002944AA">
        <w:rPr>
          <w:rFonts w:ascii="Georgia" w:hAnsi="Georgia"/>
          <w:color w:val="273239"/>
          <w:spacing w:val="2"/>
          <w:sz w:val="36"/>
          <w:szCs w:val="36"/>
        </w:rPr>
        <w:lastRenderedPageBreak/>
        <w:t>When the data involves </w:t>
      </w:r>
      <w:r w:rsidRPr="002944AA">
        <w:rPr>
          <w:rStyle w:val="Strong"/>
          <w:rFonts w:ascii="Georgia" w:hAnsi="Georgia"/>
          <w:color w:val="273239"/>
          <w:spacing w:val="2"/>
          <w:sz w:val="36"/>
          <w:szCs w:val="36"/>
          <w:bdr w:val="none" w:sz="0" w:space="0" w:color="auto" w:frame="1"/>
        </w:rPr>
        <w:t>three or more variables</w:t>
      </w:r>
      <w:r w:rsidRPr="002944AA">
        <w:rPr>
          <w:rFonts w:ascii="Georgia" w:hAnsi="Georgia"/>
          <w:color w:val="273239"/>
          <w:spacing w:val="2"/>
          <w:sz w:val="36"/>
          <w:szCs w:val="36"/>
        </w:rPr>
        <w:t>, it is categorized under multivariate. Example of this type of data is suppose an advertiser wants to compare the popularity of four advertisements on a website, then their click rates could be measured for both men and women and relationships between variables can then be examined. It is similar to bivariate but contains more than one dependent variable. The ways to perform analysis on this data depends on the goals to be achieved. Some of the techniques are regression analysis, path analysis, factor analysis and multivariate analysis of variance (MANOVA).</w:t>
      </w:r>
      <w:r w:rsidR="002A77CF">
        <w:rPr>
          <w:rFonts w:ascii="Georgia" w:hAnsi="Georgia"/>
          <w:color w:val="273239"/>
          <w:spacing w:val="2"/>
          <w:sz w:val="36"/>
          <w:szCs w:val="36"/>
        </w:rPr>
        <w:t xml:space="preserve"> </w:t>
      </w:r>
    </w:p>
    <w:p w14:paraId="27DD33E0" w14:textId="77777777" w:rsidR="00907F75" w:rsidRPr="00957463" w:rsidRDefault="00166595" w:rsidP="00D772B6">
      <w:pPr>
        <w:pStyle w:val="NormalWeb"/>
        <w:jc w:val="both"/>
        <w:rPr>
          <w:rFonts w:ascii="Georgia" w:hAnsi="Georgia" w:cs="Arial"/>
          <w:b/>
          <w:bCs/>
          <w:color w:val="040C28"/>
          <w:sz w:val="36"/>
          <w:szCs w:val="36"/>
        </w:rPr>
      </w:pPr>
      <w:r w:rsidRPr="00957463">
        <w:rPr>
          <w:rFonts w:ascii="Georgia" w:hAnsi="Georgia" w:cs="Arial"/>
          <w:b/>
          <w:bCs/>
          <w:color w:val="040C28"/>
          <w:sz w:val="36"/>
          <w:szCs w:val="36"/>
        </w:rPr>
        <w:t>A convolutional neural network (CNN) is mainly for image classification.</w:t>
      </w:r>
    </w:p>
    <w:p w14:paraId="6C1BE5D9" w14:textId="77777777" w:rsidR="00166595" w:rsidRPr="00957463" w:rsidRDefault="00166595" w:rsidP="00D772B6">
      <w:pPr>
        <w:pStyle w:val="Heading1"/>
        <w:spacing w:before="0"/>
        <w:textAlignment w:val="baseline"/>
        <w:rPr>
          <w:rFonts w:ascii="Georgia" w:hAnsi="Georgia" w:cs="Arial"/>
          <w:b/>
          <w:bCs/>
          <w:color w:val="273239"/>
          <w:sz w:val="36"/>
          <w:szCs w:val="36"/>
        </w:rPr>
      </w:pPr>
      <w:r w:rsidRPr="00957463">
        <w:rPr>
          <w:rFonts w:ascii="Georgia" w:hAnsi="Georgia" w:cs="Arial"/>
          <w:b/>
          <w:bCs/>
          <w:color w:val="273239"/>
          <w:sz w:val="36"/>
          <w:szCs w:val="36"/>
        </w:rPr>
        <w:t>Difference between ANN, CNN and RNN</w:t>
      </w:r>
    </w:p>
    <w:p w14:paraId="054DAEFF" w14:textId="77777777" w:rsidR="00166595" w:rsidRPr="002944AA" w:rsidRDefault="00166595" w:rsidP="00D772B6">
      <w:pPr>
        <w:pStyle w:val="NormalWeb"/>
        <w:jc w:val="both"/>
        <w:rPr>
          <w:rFonts w:ascii="Georgia" w:hAnsi="Georgia" w:cs="Segoe UI"/>
          <w:color w:val="333333"/>
          <w:sz w:val="36"/>
          <w:szCs w:val="36"/>
        </w:rPr>
      </w:pPr>
    </w:p>
    <w:p w14:paraId="103F152D" w14:textId="77777777" w:rsidR="00166595" w:rsidRPr="00957463" w:rsidRDefault="00166595" w:rsidP="00D772B6">
      <w:pPr>
        <w:pStyle w:val="Heading2"/>
        <w:spacing w:before="0"/>
        <w:textAlignment w:val="baseline"/>
        <w:rPr>
          <w:rFonts w:ascii="Georgia" w:hAnsi="Georgia"/>
          <w:b/>
          <w:bCs/>
          <w:color w:val="273239"/>
          <w:spacing w:val="2"/>
          <w:sz w:val="36"/>
          <w:szCs w:val="36"/>
        </w:rPr>
      </w:pPr>
      <w:r w:rsidRPr="00957463">
        <w:rPr>
          <w:rFonts w:ascii="Georgia" w:hAnsi="Georgia"/>
          <w:b/>
          <w:bCs/>
          <w:color w:val="273239"/>
          <w:spacing w:val="2"/>
          <w:sz w:val="36"/>
          <w:szCs w:val="36"/>
        </w:rPr>
        <w:t>Artificial Neural Network (ANN):</w:t>
      </w:r>
    </w:p>
    <w:p w14:paraId="5F1C1D16" w14:textId="3B746F13" w:rsidR="00166595" w:rsidRDefault="00000000" w:rsidP="00D772B6">
      <w:pPr>
        <w:pStyle w:val="NormalWeb"/>
        <w:spacing w:before="0" w:beforeAutospacing="0" w:after="0" w:afterAutospacing="0"/>
        <w:textAlignment w:val="baseline"/>
        <w:rPr>
          <w:rFonts w:ascii="Georgia" w:hAnsi="Georgia"/>
          <w:color w:val="273239"/>
          <w:spacing w:val="2"/>
          <w:sz w:val="36"/>
          <w:szCs w:val="36"/>
        </w:rPr>
      </w:pPr>
      <w:hyperlink r:id="rId19" w:history="1">
        <w:r w:rsidR="00166595" w:rsidRPr="002944AA">
          <w:rPr>
            <w:rStyle w:val="Hyperlink"/>
            <w:rFonts w:ascii="Georgia" w:eastAsiaTheme="majorEastAsia" w:hAnsi="Georgia"/>
            <w:spacing w:val="2"/>
            <w:sz w:val="36"/>
            <w:szCs w:val="36"/>
            <w:bdr w:val="none" w:sz="0" w:space="0" w:color="auto" w:frame="1"/>
          </w:rPr>
          <w:t>Artificial Neural Network</w:t>
        </w:r>
      </w:hyperlink>
      <w:r w:rsidR="00166595" w:rsidRPr="002944AA">
        <w:rPr>
          <w:rFonts w:ascii="Georgia" w:hAnsi="Georgia"/>
          <w:color w:val="273239"/>
          <w:spacing w:val="2"/>
          <w:sz w:val="36"/>
          <w:szCs w:val="36"/>
        </w:rPr>
        <w:t> (ANN), is a group of multiple perceptrons or neurons at each layer. ANN is also known as a Feed-Forward Neural network because inputs are processed only in the forward direction.</w:t>
      </w:r>
      <w:r w:rsidR="00957463">
        <w:rPr>
          <w:rFonts w:ascii="Georgia" w:hAnsi="Georgia"/>
          <w:color w:val="273239"/>
          <w:spacing w:val="2"/>
          <w:sz w:val="36"/>
          <w:szCs w:val="36"/>
        </w:rPr>
        <w:t xml:space="preserve"> </w:t>
      </w:r>
    </w:p>
    <w:p w14:paraId="25EACAD7" w14:textId="77777777" w:rsidR="00957463" w:rsidRPr="002944AA" w:rsidRDefault="00957463" w:rsidP="00D772B6">
      <w:pPr>
        <w:pStyle w:val="NormalWeb"/>
        <w:spacing w:before="0" w:beforeAutospacing="0" w:after="0" w:afterAutospacing="0"/>
        <w:textAlignment w:val="baseline"/>
        <w:rPr>
          <w:rFonts w:ascii="Georgia" w:hAnsi="Georgia"/>
          <w:color w:val="273239"/>
          <w:spacing w:val="2"/>
          <w:sz w:val="36"/>
          <w:szCs w:val="36"/>
        </w:rPr>
      </w:pPr>
    </w:p>
    <w:p w14:paraId="5494C89B" w14:textId="7CD604FD" w:rsidR="00166595" w:rsidRPr="00957463" w:rsidRDefault="00166595" w:rsidP="00D772B6">
      <w:pPr>
        <w:pStyle w:val="Heading2"/>
        <w:spacing w:before="0"/>
        <w:textAlignment w:val="baseline"/>
        <w:rPr>
          <w:rFonts w:ascii="Georgia" w:hAnsi="Georgia"/>
          <w:b/>
          <w:bCs/>
          <w:color w:val="273239"/>
          <w:spacing w:val="2"/>
          <w:sz w:val="36"/>
          <w:szCs w:val="36"/>
        </w:rPr>
      </w:pPr>
      <w:r w:rsidRPr="00957463">
        <w:rPr>
          <w:rFonts w:ascii="Georgia" w:hAnsi="Georgia"/>
          <w:b/>
          <w:bCs/>
          <w:color w:val="273239"/>
          <w:spacing w:val="2"/>
          <w:sz w:val="36"/>
          <w:szCs w:val="36"/>
        </w:rPr>
        <w:t>Recurrent Neural Network (RNN):</w:t>
      </w:r>
      <w:r w:rsidR="00957463">
        <w:rPr>
          <w:rFonts w:ascii="Georgia" w:hAnsi="Georgia"/>
          <w:b/>
          <w:bCs/>
          <w:color w:val="273239"/>
          <w:spacing w:val="2"/>
          <w:sz w:val="36"/>
          <w:szCs w:val="36"/>
        </w:rPr>
        <w:t xml:space="preserve"> </w:t>
      </w:r>
    </w:p>
    <w:p w14:paraId="0C1E3226" w14:textId="77777777" w:rsidR="00957463" w:rsidRDefault="00000000" w:rsidP="00D772B6">
      <w:pPr>
        <w:pStyle w:val="NormalWeb"/>
        <w:spacing w:before="0" w:beforeAutospacing="0" w:after="0" w:afterAutospacing="0"/>
        <w:textAlignment w:val="baseline"/>
        <w:rPr>
          <w:rFonts w:ascii="Georgia" w:hAnsi="Georgia"/>
          <w:color w:val="273239"/>
          <w:spacing w:val="2"/>
          <w:sz w:val="36"/>
          <w:szCs w:val="36"/>
        </w:rPr>
      </w:pPr>
      <w:hyperlink r:id="rId20" w:history="1">
        <w:r w:rsidR="00166595" w:rsidRPr="002944AA">
          <w:rPr>
            <w:rStyle w:val="Hyperlink"/>
            <w:rFonts w:ascii="Georgia" w:eastAsiaTheme="majorEastAsia" w:hAnsi="Georgia"/>
            <w:spacing w:val="2"/>
            <w:sz w:val="36"/>
            <w:szCs w:val="36"/>
            <w:bdr w:val="none" w:sz="0" w:space="0" w:color="auto" w:frame="1"/>
          </w:rPr>
          <w:t>Recurrent neural networks</w:t>
        </w:r>
      </w:hyperlink>
      <w:r w:rsidR="00166595" w:rsidRPr="002944AA">
        <w:rPr>
          <w:rFonts w:ascii="Georgia" w:hAnsi="Georgia"/>
          <w:color w:val="273239"/>
          <w:spacing w:val="2"/>
          <w:sz w:val="36"/>
          <w:szCs w:val="36"/>
        </w:rPr>
        <w:t xml:space="preserve"> (RNN) are more complex. They save the output of processing nodes and feed the result back into the model (they did not pass the information in one direction only). This is how the model is said to learn to predict the outcome of a layer. Each node in the RNN model acts as a memory cell, continuing the computation and implementation of operations. </w:t>
      </w:r>
    </w:p>
    <w:p w14:paraId="6AE0C68F" w14:textId="398A5CFD" w:rsidR="00166595" w:rsidRDefault="00166595" w:rsidP="00D772B6">
      <w:pPr>
        <w:pStyle w:val="NormalWeb"/>
        <w:spacing w:before="0" w:beforeAutospacing="0" w:after="0" w:afterAutospacing="0"/>
        <w:textAlignment w:val="baseline"/>
        <w:rPr>
          <w:rFonts w:ascii="Georgia" w:hAnsi="Georgia"/>
          <w:color w:val="273239"/>
          <w:spacing w:val="2"/>
          <w:sz w:val="36"/>
          <w:szCs w:val="36"/>
        </w:rPr>
      </w:pPr>
      <w:r w:rsidRPr="002944AA">
        <w:rPr>
          <w:rFonts w:ascii="Georgia" w:hAnsi="Georgia"/>
          <w:color w:val="273239"/>
          <w:spacing w:val="2"/>
          <w:sz w:val="36"/>
          <w:szCs w:val="36"/>
        </w:rPr>
        <w:lastRenderedPageBreak/>
        <w:t>If the network’s prediction is incorrect, then the system self-learns and continues working towards the correct prediction during backpropagation</w:t>
      </w:r>
    </w:p>
    <w:p w14:paraId="4BD60720" w14:textId="77777777" w:rsidR="00957463" w:rsidRPr="002944AA" w:rsidRDefault="00957463" w:rsidP="00D772B6">
      <w:pPr>
        <w:pStyle w:val="NormalWeb"/>
        <w:spacing w:before="0" w:beforeAutospacing="0" w:after="0" w:afterAutospacing="0"/>
        <w:textAlignment w:val="baseline"/>
        <w:rPr>
          <w:rFonts w:ascii="Georgia" w:hAnsi="Georgia"/>
          <w:color w:val="273239"/>
          <w:spacing w:val="2"/>
          <w:sz w:val="36"/>
          <w:szCs w:val="36"/>
        </w:rPr>
      </w:pPr>
    </w:p>
    <w:p w14:paraId="4C2E5D80" w14:textId="77777777" w:rsidR="00166595" w:rsidRPr="002944AA" w:rsidRDefault="00166595" w:rsidP="00D772B6">
      <w:pPr>
        <w:pStyle w:val="NormalWeb"/>
        <w:spacing w:before="0" w:beforeAutospacing="0" w:after="0" w:afterAutospacing="0"/>
        <w:textAlignment w:val="baseline"/>
        <w:rPr>
          <w:rFonts w:ascii="Georgia" w:hAnsi="Georgia"/>
          <w:color w:val="273239"/>
          <w:spacing w:val="2"/>
          <w:sz w:val="36"/>
          <w:szCs w:val="36"/>
        </w:rPr>
      </w:pPr>
      <w:r w:rsidRPr="002944AA">
        <w:rPr>
          <w:rFonts w:ascii="Georgia" w:hAnsi="Georgia"/>
          <w:color w:val="273239"/>
          <w:spacing w:val="2"/>
          <w:sz w:val="36"/>
          <w:szCs w:val="36"/>
        </w:rPr>
        <w:t>A </w:t>
      </w:r>
      <w:r w:rsidRPr="002944AA">
        <w:rPr>
          <w:rStyle w:val="Strong"/>
          <w:rFonts w:ascii="Georgia" w:hAnsi="Georgia"/>
          <w:color w:val="273239"/>
          <w:spacing w:val="2"/>
          <w:sz w:val="36"/>
          <w:szCs w:val="36"/>
          <w:bdr w:val="none" w:sz="0" w:space="0" w:color="auto" w:frame="1"/>
        </w:rPr>
        <w:t>Convolutional Neural Network (CNN)</w:t>
      </w:r>
      <w:r w:rsidRPr="002944AA">
        <w:rPr>
          <w:rFonts w:ascii="Georgia" w:hAnsi="Georgia"/>
          <w:color w:val="273239"/>
          <w:spacing w:val="2"/>
          <w:sz w:val="36"/>
          <w:szCs w:val="36"/>
        </w:rPr>
        <w:t> is a type of Deep Learning neural network architecture commonly used in Computer Vision. Computer vision is a field of Artificial Intelligence that enables a computer to understand and interpret the image or visual data. </w:t>
      </w:r>
    </w:p>
    <w:p w14:paraId="29C5D397" w14:textId="77777777" w:rsidR="00166595" w:rsidRPr="002944AA" w:rsidRDefault="00166595" w:rsidP="00D772B6">
      <w:pPr>
        <w:pStyle w:val="NormalWeb"/>
        <w:spacing w:before="0" w:beforeAutospacing="0" w:after="0" w:afterAutospacing="0"/>
        <w:textAlignment w:val="baseline"/>
        <w:rPr>
          <w:rFonts w:ascii="Georgia" w:hAnsi="Georgia"/>
          <w:color w:val="273239"/>
          <w:spacing w:val="2"/>
          <w:sz w:val="36"/>
          <w:szCs w:val="36"/>
        </w:rPr>
      </w:pPr>
      <w:r w:rsidRPr="002944AA">
        <w:rPr>
          <w:rFonts w:ascii="Georgia" w:hAnsi="Georgia"/>
          <w:color w:val="273239"/>
          <w:spacing w:val="2"/>
          <w:sz w:val="36"/>
          <w:szCs w:val="36"/>
        </w:rPr>
        <w:t>When it comes to Machine Learning, </w:t>
      </w:r>
      <w:hyperlink r:id="rId21" w:history="1">
        <w:r w:rsidRPr="002944AA">
          <w:rPr>
            <w:rStyle w:val="Hyperlink"/>
            <w:rFonts w:ascii="Georgia" w:eastAsiaTheme="majorEastAsia" w:hAnsi="Georgia"/>
            <w:spacing w:val="2"/>
            <w:sz w:val="36"/>
            <w:szCs w:val="36"/>
            <w:bdr w:val="none" w:sz="0" w:space="0" w:color="auto" w:frame="1"/>
          </w:rPr>
          <w:t>Artificial Neural Networks</w:t>
        </w:r>
      </w:hyperlink>
      <w:r w:rsidRPr="002944AA">
        <w:rPr>
          <w:rFonts w:ascii="Georgia" w:hAnsi="Georgia"/>
          <w:color w:val="273239"/>
          <w:spacing w:val="2"/>
          <w:sz w:val="36"/>
          <w:szCs w:val="36"/>
        </w:rPr>
        <w:t> perform really well. Neural Networks are used in various datasets like images, audio, and text. Different types of Neural Networks are used for different purposes, for example for predicting the sequence of words we use </w:t>
      </w:r>
      <w:hyperlink r:id="rId22" w:history="1">
        <w:r w:rsidRPr="002944AA">
          <w:rPr>
            <w:rStyle w:val="Strong"/>
            <w:rFonts w:ascii="Georgia" w:hAnsi="Georgia"/>
            <w:color w:val="0000FF"/>
            <w:spacing w:val="2"/>
            <w:sz w:val="36"/>
            <w:szCs w:val="36"/>
            <w:u w:val="single"/>
            <w:bdr w:val="none" w:sz="0" w:space="0" w:color="auto" w:frame="1"/>
          </w:rPr>
          <w:t>Recurrent Neural Networks</w:t>
        </w:r>
      </w:hyperlink>
      <w:r w:rsidRPr="002944AA">
        <w:rPr>
          <w:rFonts w:ascii="Georgia" w:hAnsi="Georgia"/>
          <w:color w:val="273239"/>
          <w:spacing w:val="2"/>
          <w:sz w:val="36"/>
          <w:szCs w:val="36"/>
        </w:rPr>
        <w:t> more precisely an </w:t>
      </w:r>
      <w:hyperlink r:id="rId23" w:history="1">
        <w:r w:rsidRPr="002944AA">
          <w:rPr>
            <w:rStyle w:val="Hyperlink"/>
            <w:rFonts w:ascii="Georgia" w:eastAsiaTheme="majorEastAsia" w:hAnsi="Georgia"/>
            <w:spacing w:val="2"/>
            <w:sz w:val="36"/>
            <w:szCs w:val="36"/>
            <w:bdr w:val="none" w:sz="0" w:space="0" w:color="auto" w:frame="1"/>
          </w:rPr>
          <w:t>LSTM</w:t>
        </w:r>
      </w:hyperlink>
      <w:r w:rsidRPr="002944AA">
        <w:rPr>
          <w:rFonts w:ascii="Georgia" w:hAnsi="Georgia"/>
          <w:color w:val="273239"/>
          <w:spacing w:val="2"/>
          <w:sz w:val="36"/>
          <w:szCs w:val="36"/>
        </w:rPr>
        <w:t>, similarly for image classification we use Convolution Neural networks. </w:t>
      </w:r>
    </w:p>
    <w:p w14:paraId="343CB062" w14:textId="77777777" w:rsidR="00166595" w:rsidRPr="002944AA" w:rsidRDefault="00166595" w:rsidP="00D772B6">
      <w:pPr>
        <w:pStyle w:val="NormalWeb"/>
        <w:jc w:val="both"/>
        <w:rPr>
          <w:rFonts w:ascii="Georgia" w:hAnsi="Georgia" w:cs="Segoe UI"/>
          <w:color w:val="333333"/>
          <w:sz w:val="36"/>
          <w:szCs w:val="36"/>
        </w:rPr>
      </w:pPr>
    </w:p>
    <w:p w14:paraId="174774F3" w14:textId="1BED7FF0" w:rsidR="00166595" w:rsidRPr="002944AA" w:rsidRDefault="00166595" w:rsidP="00D772B6">
      <w:pPr>
        <w:spacing w:after="150" w:line="240" w:lineRule="auto"/>
        <w:textAlignment w:val="baseline"/>
        <w:rPr>
          <w:rFonts w:ascii="Georgia" w:eastAsia="Times New Roman" w:hAnsi="Georgia" w:cs="Times New Roman"/>
          <w:color w:val="273239"/>
          <w:spacing w:val="2"/>
          <w:kern w:val="0"/>
          <w:sz w:val="36"/>
          <w:szCs w:val="36"/>
          <w:lang w:eastAsia="en-IN"/>
          <w14:ligatures w14:val="none"/>
        </w:rPr>
      </w:pPr>
      <w:r w:rsidRPr="002944AA">
        <w:rPr>
          <w:rFonts w:ascii="Georgia" w:eastAsia="Times New Roman" w:hAnsi="Georgia" w:cs="Times New Roman"/>
          <w:color w:val="273239"/>
          <w:spacing w:val="2"/>
          <w:kern w:val="0"/>
          <w:sz w:val="36"/>
          <w:szCs w:val="36"/>
          <w:lang w:eastAsia="en-IN"/>
          <w14:ligatures w14:val="none"/>
        </w:rPr>
        <w:t xml:space="preserve">In a regular Neural </w:t>
      </w:r>
      <w:r w:rsidR="001568D2" w:rsidRPr="002944AA">
        <w:rPr>
          <w:rFonts w:ascii="Georgia" w:eastAsia="Times New Roman" w:hAnsi="Georgia" w:cs="Times New Roman"/>
          <w:color w:val="273239"/>
          <w:spacing w:val="2"/>
          <w:kern w:val="0"/>
          <w:sz w:val="36"/>
          <w:szCs w:val="36"/>
          <w:lang w:eastAsia="en-IN"/>
          <w14:ligatures w14:val="none"/>
        </w:rPr>
        <w:t>Network,</w:t>
      </w:r>
      <w:r w:rsidRPr="002944AA">
        <w:rPr>
          <w:rFonts w:ascii="Georgia" w:eastAsia="Times New Roman" w:hAnsi="Georgia" w:cs="Times New Roman"/>
          <w:color w:val="273239"/>
          <w:spacing w:val="2"/>
          <w:kern w:val="0"/>
          <w:sz w:val="36"/>
          <w:szCs w:val="36"/>
          <w:lang w:eastAsia="en-IN"/>
          <w14:ligatures w14:val="none"/>
        </w:rPr>
        <w:t xml:space="preserve"> there are three types of layers:</w:t>
      </w:r>
      <w:r w:rsidR="001568D2">
        <w:rPr>
          <w:rFonts w:ascii="Georgia" w:eastAsia="Times New Roman" w:hAnsi="Georgia" w:cs="Times New Roman"/>
          <w:color w:val="273239"/>
          <w:spacing w:val="2"/>
          <w:kern w:val="0"/>
          <w:sz w:val="36"/>
          <w:szCs w:val="36"/>
          <w:lang w:eastAsia="en-IN"/>
          <w14:ligatures w14:val="none"/>
        </w:rPr>
        <w:t xml:space="preserve"> </w:t>
      </w:r>
    </w:p>
    <w:p w14:paraId="2B5E3D7C" w14:textId="77777777" w:rsidR="00166595" w:rsidRPr="002944AA" w:rsidRDefault="00166595" w:rsidP="00D772B6">
      <w:pPr>
        <w:numPr>
          <w:ilvl w:val="0"/>
          <w:numId w:val="21"/>
        </w:numPr>
        <w:spacing w:after="0" w:line="240" w:lineRule="auto"/>
        <w:ind w:left="1080"/>
        <w:textAlignment w:val="baseline"/>
        <w:rPr>
          <w:rFonts w:ascii="Georgia" w:eastAsia="Times New Roman" w:hAnsi="Georgia" w:cs="Times New Roman"/>
          <w:color w:val="273239"/>
          <w:spacing w:val="2"/>
          <w:kern w:val="0"/>
          <w:sz w:val="36"/>
          <w:szCs w:val="36"/>
          <w:lang w:eastAsia="en-IN"/>
          <w14:ligatures w14:val="none"/>
        </w:rPr>
      </w:pPr>
      <w:r w:rsidRPr="002944AA">
        <w:rPr>
          <w:rFonts w:ascii="Georgia" w:eastAsia="Times New Roman" w:hAnsi="Georgia" w:cs="Times New Roman"/>
          <w:b/>
          <w:bCs/>
          <w:color w:val="273239"/>
          <w:spacing w:val="2"/>
          <w:kern w:val="0"/>
          <w:sz w:val="36"/>
          <w:szCs w:val="36"/>
          <w:bdr w:val="none" w:sz="0" w:space="0" w:color="auto" w:frame="1"/>
          <w:lang w:eastAsia="en-IN"/>
          <w14:ligatures w14:val="none"/>
        </w:rPr>
        <w:t>Input Layers:</w:t>
      </w:r>
      <w:r w:rsidRPr="002944AA">
        <w:rPr>
          <w:rFonts w:ascii="Georgia" w:eastAsia="Times New Roman" w:hAnsi="Georgia" w:cs="Times New Roman"/>
          <w:color w:val="273239"/>
          <w:spacing w:val="2"/>
          <w:kern w:val="0"/>
          <w:sz w:val="36"/>
          <w:szCs w:val="36"/>
          <w:lang w:eastAsia="en-IN"/>
          <w14:ligatures w14:val="none"/>
        </w:rPr>
        <w:t> It’s the layer in which we give input to our model. The number of neurons in this layer is equal to the total number of features in our data (number of pixels in the case of an image).</w:t>
      </w:r>
    </w:p>
    <w:p w14:paraId="011E9CFE" w14:textId="77777777" w:rsidR="006457A7" w:rsidRDefault="00166595" w:rsidP="00D772B6">
      <w:pPr>
        <w:numPr>
          <w:ilvl w:val="0"/>
          <w:numId w:val="21"/>
        </w:numPr>
        <w:spacing w:after="0" w:line="240" w:lineRule="auto"/>
        <w:ind w:left="1080"/>
        <w:textAlignment w:val="baseline"/>
        <w:rPr>
          <w:rFonts w:ascii="Georgia" w:eastAsia="Times New Roman" w:hAnsi="Georgia" w:cs="Times New Roman"/>
          <w:color w:val="273239"/>
          <w:spacing w:val="2"/>
          <w:kern w:val="0"/>
          <w:sz w:val="36"/>
          <w:szCs w:val="36"/>
          <w:lang w:eastAsia="en-IN"/>
          <w14:ligatures w14:val="none"/>
        </w:rPr>
      </w:pPr>
      <w:r w:rsidRPr="002944AA">
        <w:rPr>
          <w:rFonts w:ascii="Georgia" w:eastAsia="Times New Roman" w:hAnsi="Georgia" w:cs="Times New Roman"/>
          <w:b/>
          <w:bCs/>
          <w:color w:val="273239"/>
          <w:spacing w:val="2"/>
          <w:kern w:val="0"/>
          <w:sz w:val="36"/>
          <w:szCs w:val="36"/>
          <w:bdr w:val="none" w:sz="0" w:space="0" w:color="auto" w:frame="1"/>
          <w:lang w:eastAsia="en-IN"/>
          <w14:ligatures w14:val="none"/>
        </w:rPr>
        <w:t>Hidden Layer:</w:t>
      </w:r>
      <w:r w:rsidRPr="002944AA">
        <w:rPr>
          <w:rFonts w:ascii="Georgia" w:eastAsia="Times New Roman" w:hAnsi="Georgia" w:cs="Times New Roman"/>
          <w:color w:val="273239"/>
          <w:spacing w:val="2"/>
          <w:kern w:val="0"/>
          <w:sz w:val="36"/>
          <w:szCs w:val="36"/>
          <w:lang w:eastAsia="en-IN"/>
          <w14:ligatures w14:val="none"/>
        </w:rPr>
        <w:t xml:space="preserve"> The input from the Input layer is then feed into the hidden layer. There can be many hidden layers depending upon our model and data size. Each hidden layer can have different numbers of neurons which are generally greater than the number of features. </w:t>
      </w:r>
    </w:p>
    <w:p w14:paraId="59698228" w14:textId="2C20CB29" w:rsidR="00166595" w:rsidRPr="002944AA" w:rsidRDefault="00166595" w:rsidP="006457A7">
      <w:pPr>
        <w:spacing w:after="0" w:line="240" w:lineRule="auto"/>
        <w:ind w:left="720"/>
        <w:textAlignment w:val="baseline"/>
        <w:rPr>
          <w:rFonts w:ascii="Georgia" w:eastAsia="Times New Roman" w:hAnsi="Georgia" w:cs="Times New Roman"/>
          <w:color w:val="273239"/>
          <w:spacing w:val="2"/>
          <w:kern w:val="0"/>
          <w:sz w:val="36"/>
          <w:szCs w:val="36"/>
          <w:lang w:eastAsia="en-IN"/>
          <w14:ligatures w14:val="none"/>
        </w:rPr>
      </w:pPr>
      <w:r w:rsidRPr="002944AA">
        <w:rPr>
          <w:rFonts w:ascii="Georgia" w:eastAsia="Times New Roman" w:hAnsi="Georgia" w:cs="Times New Roman"/>
          <w:color w:val="273239"/>
          <w:spacing w:val="2"/>
          <w:kern w:val="0"/>
          <w:sz w:val="36"/>
          <w:szCs w:val="36"/>
          <w:lang w:eastAsia="en-IN"/>
          <w14:ligatures w14:val="none"/>
        </w:rPr>
        <w:lastRenderedPageBreak/>
        <w:t>The output from each layer is computed by matrix multiplication of output of the previous layer with learnable weights of that layer and then by the addition of learnable biases followed by activation function which makes the network nonlinear.</w:t>
      </w:r>
    </w:p>
    <w:p w14:paraId="3FB316A4" w14:textId="64CA4A1C" w:rsidR="00166595" w:rsidRPr="002944AA" w:rsidRDefault="00166595" w:rsidP="00D772B6">
      <w:pPr>
        <w:numPr>
          <w:ilvl w:val="0"/>
          <w:numId w:val="21"/>
        </w:numPr>
        <w:spacing w:after="0" w:line="240" w:lineRule="auto"/>
        <w:ind w:left="1080"/>
        <w:textAlignment w:val="baseline"/>
        <w:rPr>
          <w:rFonts w:ascii="Georgia" w:eastAsia="Times New Roman" w:hAnsi="Georgia" w:cs="Times New Roman"/>
          <w:color w:val="273239"/>
          <w:spacing w:val="2"/>
          <w:kern w:val="0"/>
          <w:sz w:val="36"/>
          <w:szCs w:val="36"/>
          <w:lang w:eastAsia="en-IN"/>
          <w14:ligatures w14:val="none"/>
        </w:rPr>
      </w:pPr>
      <w:r w:rsidRPr="002944AA">
        <w:rPr>
          <w:rFonts w:ascii="Georgia" w:eastAsia="Times New Roman" w:hAnsi="Georgia" w:cs="Times New Roman"/>
          <w:b/>
          <w:bCs/>
          <w:color w:val="273239"/>
          <w:spacing w:val="2"/>
          <w:kern w:val="0"/>
          <w:sz w:val="36"/>
          <w:szCs w:val="36"/>
          <w:bdr w:val="none" w:sz="0" w:space="0" w:color="auto" w:frame="1"/>
          <w:lang w:eastAsia="en-IN"/>
          <w14:ligatures w14:val="none"/>
        </w:rPr>
        <w:t>Output Layer:</w:t>
      </w:r>
      <w:r w:rsidRPr="002944AA">
        <w:rPr>
          <w:rFonts w:ascii="Georgia" w:eastAsia="Times New Roman" w:hAnsi="Georgia" w:cs="Times New Roman"/>
          <w:color w:val="273239"/>
          <w:spacing w:val="2"/>
          <w:kern w:val="0"/>
          <w:sz w:val="36"/>
          <w:szCs w:val="36"/>
          <w:lang w:eastAsia="en-IN"/>
          <w14:ligatures w14:val="none"/>
        </w:rPr>
        <w:t> The output from the hidden layer is then fed into a logistic function like sigmoid or softmax which converts the output of each class into the probability score of each class.</w:t>
      </w:r>
      <w:r w:rsidR="001209C1">
        <w:rPr>
          <w:rFonts w:ascii="Georgia" w:eastAsia="Times New Roman" w:hAnsi="Georgia" w:cs="Times New Roman"/>
          <w:color w:val="273239"/>
          <w:spacing w:val="2"/>
          <w:kern w:val="0"/>
          <w:sz w:val="36"/>
          <w:szCs w:val="36"/>
          <w:lang w:eastAsia="en-IN"/>
          <w14:ligatures w14:val="none"/>
        </w:rPr>
        <w:t xml:space="preserve"> </w:t>
      </w:r>
    </w:p>
    <w:p w14:paraId="547870D0" w14:textId="77777777" w:rsidR="00166595" w:rsidRPr="002944AA" w:rsidRDefault="00166595" w:rsidP="00D772B6">
      <w:pPr>
        <w:pStyle w:val="NormalWeb"/>
        <w:jc w:val="both"/>
        <w:rPr>
          <w:rFonts w:ascii="Georgia" w:hAnsi="Georgia"/>
          <w:color w:val="273239"/>
          <w:spacing w:val="2"/>
          <w:sz w:val="36"/>
          <w:szCs w:val="36"/>
          <w:shd w:val="clear" w:color="auto" w:fill="FFFFFF"/>
        </w:rPr>
      </w:pPr>
      <w:r w:rsidRPr="002944AA">
        <w:rPr>
          <w:rFonts w:ascii="Georgia" w:hAnsi="Georgia"/>
          <w:color w:val="273239"/>
          <w:spacing w:val="2"/>
          <w:sz w:val="36"/>
          <w:szCs w:val="36"/>
          <w:shd w:val="clear" w:color="auto" w:fill="FFFFFF"/>
        </w:rPr>
        <w:t>The data is fed into the model and output from each layer is obtained from the above step is called </w:t>
      </w:r>
      <w:hyperlink r:id="rId24" w:history="1">
        <w:r w:rsidRPr="002944AA">
          <w:rPr>
            <w:rStyle w:val="Strong"/>
            <w:rFonts w:ascii="Georgia" w:eastAsiaTheme="majorEastAsia" w:hAnsi="Georgia"/>
            <w:color w:val="0000FF"/>
            <w:spacing w:val="2"/>
            <w:sz w:val="36"/>
            <w:szCs w:val="36"/>
            <w:u w:val="single"/>
            <w:bdr w:val="none" w:sz="0" w:space="0" w:color="auto" w:frame="1"/>
            <w:shd w:val="clear" w:color="auto" w:fill="FFFFFF"/>
          </w:rPr>
          <w:t>feedforward</w:t>
        </w:r>
      </w:hyperlink>
      <w:r w:rsidRPr="002944AA">
        <w:rPr>
          <w:rFonts w:ascii="Georgia" w:hAnsi="Georgia"/>
          <w:color w:val="273239"/>
          <w:spacing w:val="2"/>
          <w:sz w:val="36"/>
          <w:szCs w:val="36"/>
          <w:shd w:val="clear" w:color="auto" w:fill="FFFFFF"/>
        </w:rPr>
        <w:t>, we then calculate the error using an error function, some common error functions are cross-entropy, square loss error, etc. The error function measures how well the network is performing. After that, we backpropagate into the model by calculating the derivatives. This step is called </w:t>
      </w:r>
      <w:hyperlink r:id="rId25" w:history="1">
        <w:r w:rsidRPr="002944AA">
          <w:rPr>
            <w:rStyle w:val="Strong"/>
            <w:rFonts w:ascii="Georgia" w:eastAsiaTheme="majorEastAsia" w:hAnsi="Georgia"/>
            <w:color w:val="0000FF"/>
            <w:spacing w:val="2"/>
            <w:sz w:val="36"/>
            <w:szCs w:val="36"/>
            <w:u w:val="single"/>
            <w:bdr w:val="none" w:sz="0" w:space="0" w:color="auto" w:frame="1"/>
            <w:shd w:val="clear" w:color="auto" w:fill="FFFFFF"/>
          </w:rPr>
          <w:t>Backpropagation</w:t>
        </w:r>
      </w:hyperlink>
      <w:r w:rsidRPr="002944AA">
        <w:rPr>
          <w:rFonts w:ascii="Georgia" w:hAnsi="Georgia"/>
          <w:color w:val="273239"/>
          <w:spacing w:val="2"/>
          <w:sz w:val="36"/>
          <w:szCs w:val="36"/>
          <w:shd w:val="clear" w:color="auto" w:fill="FFFFFF"/>
        </w:rPr>
        <w:t> which basically is used to minimize the loss.</w:t>
      </w:r>
    </w:p>
    <w:p w14:paraId="2B8CB03C" w14:textId="77777777" w:rsidR="00166595" w:rsidRPr="001209C1" w:rsidRDefault="00166595" w:rsidP="00D772B6">
      <w:pPr>
        <w:pStyle w:val="Heading2"/>
        <w:spacing w:before="0"/>
        <w:textAlignment w:val="baseline"/>
        <w:rPr>
          <w:rFonts w:ascii="Georgia" w:hAnsi="Georgia"/>
          <w:b/>
          <w:bCs/>
          <w:color w:val="273239"/>
          <w:spacing w:val="2"/>
          <w:sz w:val="36"/>
          <w:szCs w:val="36"/>
        </w:rPr>
      </w:pPr>
      <w:r w:rsidRPr="001209C1">
        <w:rPr>
          <w:rFonts w:ascii="Georgia" w:hAnsi="Georgia"/>
          <w:b/>
          <w:bCs/>
          <w:color w:val="273239"/>
          <w:spacing w:val="2"/>
          <w:sz w:val="36"/>
          <w:szCs w:val="36"/>
        </w:rPr>
        <w:t>Convolution Neural Network</w:t>
      </w:r>
    </w:p>
    <w:p w14:paraId="4F51AB03" w14:textId="44B99F49" w:rsidR="00166595" w:rsidRPr="002944AA" w:rsidRDefault="00166595" w:rsidP="00D772B6">
      <w:pPr>
        <w:pStyle w:val="NormalWeb"/>
        <w:spacing w:before="0" w:beforeAutospacing="0" w:after="0" w:afterAutospacing="0"/>
        <w:textAlignment w:val="baseline"/>
        <w:rPr>
          <w:rFonts w:ascii="Georgia" w:hAnsi="Georgia"/>
          <w:color w:val="273239"/>
          <w:spacing w:val="2"/>
          <w:sz w:val="36"/>
          <w:szCs w:val="36"/>
        </w:rPr>
      </w:pPr>
      <w:r w:rsidRPr="002944AA">
        <w:rPr>
          <w:rFonts w:ascii="Georgia" w:hAnsi="Georgia"/>
          <w:color w:val="273239"/>
          <w:spacing w:val="2"/>
          <w:sz w:val="36"/>
          <w:szCs w:val="36"/>
        </w:rPr>
        <w:t>Convolutional Neural Network (CNN) is the extended version of </w:t>
      </w:r>
      <w:hyperlink r:id="rId26" w:history="1">
        <w:r w:rsidRPr="002944AA">
          <w:rPr>
            <w:rStyle w:val="Hyperlink"/>
            <w:rFonts w:ascii="Georgia" w:eastAsiaTheme="majorEastAsia" w:hAnsi="Georgia"/>
            <w:spacing w:val="2"/>
            <w:sz w:val="36"/>
            <w:szCs w:val="36"/>
            <w:bdr w:val="none" w:sz="0" w:space="0" w:color="auto" w:frame="1"/>
          </w:rPr>
          <w:t>artificial neural networks (ANN)</w:t>
        </w:r>
      </w:hyperlink>
      <w:r w:rsidRPr="002944AA">
        <w:rPr>
          <w:rFonts w:ascii="Georgia" w:hAnsi="Georgia"/>
          <w:color w:val="273239"/>
          <w:spacing w:val="2"/>
          <w:sz w:val="36"/>
          <w:szCs w:val="36"/>
        </w:rPr>
        <w:t xml:space="preserve"> which is predominantly used to extract the feature from the grid-like matrix dataset. For </w:t>
      </w:r>
      <w:r w:rsidR="00E36AFC" w:rsidRPr="002944AA">
        <w:rPr>
          <w:rFonts w:ascii="Georgia" w:hAnsi="Georgia"/>
          <w:color w:val="273239"/>
          <w:spacing w:val="2"/>
          <w:sz w:val="36"/>
          <w:szCs w:val="36"/>
        </w:rPr>
        <w:t>example,</w:t>
      </w:r>
      <w:r w:rsidRPr="002944AA">
        <w:rPr>
          <w:rFonts w:ascii="Georgia" w:hAnsi="Georgia"/>
          <w:color w:val="273239"/>
          <w:spacing w:val="2"/>
          <w:sz w:val="36"/>
          <w:szCs w:val="36"/>
        </w:rPr>
        <w:t xml:space="preserve"> visual datasets like images or videos where data patterns play an extensive role.</w:t>
      </w:r>
      <w:r w:rsidR="00E36AFC">
        <w:rPr>
          <w:rFonts w:ascii="Georgia" w:hAnsi="Georgia"/>
          <w:color w:val="273239"/>
          <w:spacing w:val="2"/>
          <w:sz w:val="36"/>
          <w:szCs w:val="36"/>
        </w:rPr>
        <w:t xml:space="preserve"> </w:t>
      </w:r>
    </w:p>
    <w:p w14:paraId="0B1A7B4B" w14:textId="77777777" w:rsidR="00166595" w:rsidRPr="002944AA" w:rsidRDefault="00166595" w:rsidP="00D772B6">
      <w:pPr>
        <w:pStyle w:val="NormalWeb"/>
        <w:jc w:val="both"/>
        <w:rPr>
          <w:rFonts w:ascii="Georgia" w:hAnsi="Georgia" w:cs="Segoe UI"/>
          <w:color w:val="333333"/>
          <w:sz w:val="36"/>
          <w:szCs w:val="36"/>
        </w:rPr>
      </w:pPr>
    </w:p>
    <w:p w14:paraId="11F8A0A0" w14:textId="77777777" w:rsidR="00166595" w:rsidRPr="002944AA" w:rsidRDefault="00166595" w:rsidP="00D772B6">
      <w:pPr>
        <w:pStyle w:val="NormalWeb"/>
        <w:jc w:val="both"/>
        <w:rPr>
          <w:rFonts w:ascii="Georgia" w:hAnsi="Georgia" w:cs="Segoe UI"/>
          <w:color w:val="333333"/>
          <w:sz w:val="36"/>
          <w:szCs w:val="36"/>
        </w:rPr>
      </w:pPr>
    </w:p>
    <w:p w14:paraId="0A36CC55" w14:textId="77777777" w:rsidR="00166595" w:rsidRPr="002944AA" w:rsidRDefault="00166595" w:rsidP="00D772B6">
      <w:pPr>
        <w:pStyle w:val="NormalWeb"/>
        <w:jc w:val="both"/>
        <w:rPr>
          <w:rFonts w:ascii="Georgia" w:hAnsi="Georgia" w:cs="Segoe UI"/>
          <w:color w:val="333333"/>
          <w:sz w:val="36"/>
          <w:szCs w:val="36"/>
        </w:rPr>
      </w:pPr>
    </w:p>
    <w:p w14:paraId="65DFA4A5" w14:textId="77777777" w:rsidR="00907F75" w:rsidRPr="002944AA" w:rsidRDefault="00907F75" w:rsidP="00D772B6">
      <w:pPr>
        <w:pStyle w:val="NormalWeb"/>
        <w:jc w:val="both"/>
        <w:rPr>
          <w:rFonts w:ascii="Georgia" w:hAnsi="Georgia" w:cs="Segoe UI"/>
          <w:color w:val="333333"/>
          <w:sz w:val="36"/>
          <w:szCs w:val="36"/>
        </w:rPr>
      </w:pPr>
    </w:p>
    <w:sectPr w:rsidR="00907F75" w:rsidRPr="002944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318"/>
    <w:multiLevelType w:val="multilevel"/>
    <w:tmpl w:val="C6DA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52FE1"/>
    <w:multiLevelType w:val="multilevel"/>
    <w:tmpl w:val="125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F61C1"/>
    <w:multiLevelType w:val="multilevel"/>
    <w:tmpl w:val="F884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647A7"/>
    <w:multiLevelType w:val="multilevel"/>
    <w:tmpl w:val="2D64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80606"/>
    <w:multiLevelType w:val="multilevel"/>
    <w:tmpl w:val="71D6A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44080"/>
    <w:multiLevelType w:val="multilevel"/>
    <w:tmpl w:val="53F0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55316"/>
    <w:multiLevelType w:val="multilevel"/>
    <w:tmpl w:val="96D4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E330D"/>
    <w:multiLevelType w:val="multilevel"/>
    <w:tmpl w:val="6072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97942"/>
    <w:multiLevelType w:val="multilevel"/>
    <w:tmpl w:val="6FF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776B4"/>
    <w:multiLevelType w:val="multilevel"/>
    <w:tmpl w:val="3322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5A78DB"/>
    <w:multiLevelType w:val="multilevel"/>
    <w:tmpl w:val="9E38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BD338A"/>
    <w:multiLevelType w:val="multilevel"/>
    <w:tmpl w:val="02A6F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EA55D9"/>
    <w:multiLevelType w:val="multilevel"/>
    <w:tmpl w:val="3F16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EA2A13"/>
    <w:multiLevelType w:val="multilevel"/>
    <w:tmpl w:val="C0AC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F66714"/>
    <w:multiLevelType w:val="multilevel"/>
    <w:tmpl w:val="4DF8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171F14"/>
    <w:multiLevelType w:val="multilevel"/>
    <w:tmpl w:val="D9C4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965D84"/>
    <w:multiLevelType w:val="multilevel"/>
    <w:tmpl w:val="D6E2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475FF3"/>
    <w:multiLevelType w:val="multilevel"/>
    <w:tmpl w:val="9094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5D652E"/>
    <w:multiLevelType w:val="multilevel"/>
    <w:tmpl w:val="A3EE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021C20"/>
    <w:multiLevelType w:val="multilevel"/>
    <w:tmpl w:val="4766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261F7"/>
    <w:multiLevelType w:val="multilevel"/>
    <w:tmpl w:val="0890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712349">
    <w:abstractNumId w:val="10"/>
  </w:num>
  <w:num w:numId="2" w16cid:durableId="1151487068">
    <w:abstractNumId w:val="1"/>
  </w:num>
  <w:num w:numId="3" w16cid:durableId="667287586">
    <w:abstractNumId w:val="3"/>
  </w:num>
  <w:num w:numId="4" w16cid:durableId="1175919776">
    <w:abstractNumId w:val="17"/>
  </w:num>
  <w:num w:numId="5" w16cid:durableId="274365374">
    <w:abstractNumId w:val="0"/>
  </w:num>
  <w:num w:numId="6" w16cid:durableId="1851682323">
    <w:abstractNumId w:val="13"/>
  </w:num>
  <w:num w:numId="7" w16cid:durableId="2027518680">
    <w:abstractNumId w:val="7"/>
  </w:num>
  <w:num w:numId="8" w16cid:durableId="1944070541">
    <w:abstractNumId w:val="4"/>
  </w:num>
  <w:num w:numId="9" w16cid:durableId="828785702">
    <w:abstractNumId w:val="6"/>
  </w:num>
  <w:num w:numId="10" w16cid:durableId="881407051">
    <w:abstractNumId w:val="12"/>
  </w:num>
  <w:num w:numId="11" w16cid:durableId="805270661">
    <w:abstractNumId w:val="9"/>
  </w:num>
  <w:num w:numId="12" w16cid:durableId="192694888">
    <w:abstractNumId w:val="20"/>
  </w:num>
  <w:num w:numId="13" w16cid:durableId="1074276028">
    <w:abstractNumId w:val="8"/>
  </w:num>
  <w:num w:numId="14" w16cid:durableId="1295524616">
    <w:abstractNumId w:val="15"/>
  </w:num>
  <w:num w:numId="15" w16cid:durableId="736712566">
    <w:abstractNumId w:val="5"/>
  </w:num>
  <w:num w:numId="16" w16cid:durableId="1844389441">
    <w:abstractNumId w:val="2"/>
  </w:num>
  <w:num w:numId="17" w16cid:durableId="1864247286">
    <w:abstractNumId w:val="18"/>
  </w:num>
  <w:num w:numId="18" w16cid:durableId="422722472">
    <w:abstractNumId w:val="14"/>
  </w:num>
  <w:num w:numId="19" w16cid:durableId="938293159">
    <w:abstractNumId w:val="16"/>
  </w:num>
  <w:num w:numId="20" w16cid:durableId="916670249">
    <w:abstractNumId w:val="19"/>
  </w:num>
  <w:num w:numId="21" w16cid:durableId="335771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54"/>
    <w:rsid w:val="00051B3C"/>
    <w:rsid w:val="000856D2"/>
    <w:rsid w:val="000F398F"/>
    <w:rsid w:val="00100117"/>
    <w:rsid w:val="001209C1"/>
    <w:rsid w:val="001355C3"/>
    <w:rsid w:val="001568D2"/>
    <w:rsid w:val="00166595"/>
    <w:rsid w:val="00175C6B"/>
    <w:rsid w:val="0020645C"/>
    <w:rsid w:val="002255BA"/>
    <w:rsid w:val="002944AA"/>
    <w:rsid w:val="002A4EFF"/>
    <w:rsid w:val="002A77CF"/>
    <w:rsid w:val="002B7C87"/>
    <w:rsid w:val="002E3180"/>
    <w:rsid w:val="002F67DE"/>
    <w:rsid w:val="003003A2"/>
    <w:rsid w:val="00357756"/>
    <w:rsid w:val="00373EBF"/>
    <w:rsid w:val="004B0038"/>
    <w:rsid w:val="004E3A27"/>
    <w:rsid w:val="00630438"/>
    <w:rsid w:val="006457A7"/>
    <w:rsid w:val="006C47FC"/>
    <w:rsid w:val="006C4B2F"/>
    <w:rsid w:val="006E1E94"/>
    <w:rsid w:val="0070066C"/>
    <w:rsid w:val="007F60D8"/>
    <w:rsid w:val="00891FF2"/>
    <w:rsid w:val="008C74D8"/>
    <w:rsid w:val="00907F75"/>
    <w:rsid w:val="00920BFD"/>
    <w:rsid w:val="00925FE3"/>
    <w:rsid w:val="00930B54"/>
    <w:rsid w:val="00957463"/>
    <w:rsid w:val="0096588F"/>
    <w:rsid w:val="009C618B"/>
    <w:rsid w:val="00AC7B8A"/>
    <w:rsid w:val="00B16AFC"/>
    <w:rsid w:val="00BB61AD"/>
    <w:rsid w:val="00BF52DC"/>
    <w:rsid w:val="00C75379"/>
    <w:rsid w:val="00CB450A"/>
    <w:rsid w:val="00D16EF5"/>
    <w:rsid w:val="00D41A18"/>
    <w:rsid w:val="00D64212"/>
    <w:rsid w:val="00D772B6"/>
    <w:rsid w:val="00DB6EF7"/>
    <w:rsid w:val="00E16935"/>
    <w:rsid w:val="00E36AFC"/>
    <w:rsid w:val="00E42429"/>
    <w:rsid w:val="00E6263B"/>
    <w:rsid w:val="00E81822"/>
    <w:rsid w:val="00EF633E"/>
    <w:rsid w:val="00EF7364"/>
    <w:rsid w:val="00F64888"/>
    <w:rsid w:val="00F93FCA"/>
    <w:rsid w:val="00FB7B17"/>
    <w:rsid w:val="00FD4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2EA5E"/>
  <w15:chartTrackingRefBased/>
  <w15:docId w15:val="{50EAF578-9DD2-4A68-8239-B24A81800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B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C47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30B5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6C47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47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30B54"/>
    <w:rPr>
      <w:b/>
      <w:bCs/>
    </w:rPr>
  </w:style>
  <w:style w:type="character" w:customStyle="1" w:styleId="Heading3Char">
    <w:name w:val="Heading 3 Char"/>
    <w:basedOn w:val="DefaultParagraphFont"/>
    <w:link w:val="Heading3"/>
    <w:uiPriority w:val="9"/>
    <w:rsid w:val="00930B54"/>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930B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930B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C47F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C47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C47FC"/>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6C47FC"/>
    <w:rPr>
      <w:color w:val="0000FF"/>
      <w:u w:val="single"/>
    </w:rPr>
  </w:style>
  <w:style w:type="character" w:customStyle="1" w:styleId="comment-highlite">
    <w:name w:val="comment-highlite"/>
    <w:basedOn w:val="DefaultParagraphFont"/>
    <w:rsid w:val="00E169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2400">
      <w:bodyDiv w:val="1"/>
      <w:marLeft w:val="0"/>
      <w:marRight w:val="0"/>
      <w:marTop w:val="0"/>
      <w:marBottom w:val="0"/>
      <w:divBdr>
        <w:top w:val="none" w:sz="0" w:space="0" w:color="auto"/>
        <w:left w:val="none" w:sz="0" w:space="0" w:color="auto"/>
        <w:bottom w:val="none" w:sz="0" w:space="0" w:color="auto"/>
        <w:right w:val="none" w:sz="0" w:space="0" w:color="auto"/>
      </w:divBdr>
    </w:div>
    <w:div w:id="51471404">
      <w:bodyDiv w:val="1"/>
      <w:marLeft w:val="0"/>
      <w:marRight w:val="0"/>
      <w:marTop w:val="0"/>
      <w:marBottom w:val="0"/>
      <w:divBdr>
        <w:top w:val="none" w:sz="0" w:space="0" w:color="auto"/>
        <w:left w:val="none" w:sz="0" w:space="0" w:color="auto"/>
        <w:bottom w:val="none" w:sz="0" w:space="0" w:color="auto"/>
        <w:right w:val="none" w:sz="0" w:space="0" w:color="auto"/>
      </w:divBdr>
    </w:div>
    <w:div w:id="211507510">
      <w:bodyDiv w:val="1"/>
      <w:marLeft w:val="0"/>
      <w:marRight w:val="0"/>
      <w:marTop w:val="0"/>
      <w:marBottom w:val="0"/>
      <w:divBdr>
        <w:top w:val="none" w:sz="0" w:space="0" w:color="auto"/>
        <w:left w:val="none" w:sz="0" w:space="0" w:color="auto"/>
        <w:bottom w:val="none" w:sz="0" w:space="0" w:color="auto"/>
        <w:right w:val="none" w:sz="0" w:space="0" w:color="auto"/>
      </w:divBdr>
    </w:div>
    <w:div w:id="313682112">
      <w:bodyDiv w:val="1"/>
      <w:marLeft w:val="0"/>
      <w:marRight w:val="0"/>
      <w:marTop w:val="0"/>
      <w:marBottom w:val="0"/>
      <w:divBdr>
        <w:top w:val="none" w:sz="0" w:space="0" w:color="auto"/>
        <w:left w:val="none" w:sz="0" w:space="0" w:color="auto"/>
        <w:bottom w:val="none" w:sz="0" w:space="0" w:color="auto"/>
        <w:right w:val="none" w:sz="0" w:space="0" w:color="auto"/>
      </w:divBdr>
    </w:div>
    <w:div w:id="456265777">
      <w:bodyDiv w:val="1"/>
      <w:marLeft w:val="0"/>
      <w:marRight w:val="0"/>
      <w:marTop w:val="0"/>
      <w:marBottom w:val="0"/>
      <w:divBdr>
        <w:top w:val="none" w:sz="0" w:space="0" w:color="auto"/>
        <w:left w:val="none" w:sz="0" w:space="0" w:color="auto"/>
        <w:bottom w:val="none" w:sz="0" w:space="0" w:color="auto"/>
        <w:right w:val="none" w:sz="0" w:space="0" w:color="auto"/>
      </w:divBdr>
      <w:divsChild>
        <w:div w:id="1474562162">
          <w:marLeft w:val="0"/>
          <w:marRight w:val="0"/>
          <w:marTop w:val="0"/>
          <w:marBottom w:val="0"/>
          <w:divBdr>
            <w:top w:val="none" w:sz="0" w:space="0" w:color="auto"/>
            <w:left w:val="none" w:sz="0" w:space="0" w:color="auto"/>
            <w:bottom w:val="none" w:sz="0" w:space="0" w:color="auto"/>
            <w:right w:val="none" w:sz="0" w:space="0" w:color="auto"/>
          </w:divBdr>
        </w:div>
        <w:div w:id="2003966746">
          <w:marLeft w:val="0"/>
          <w:marRight w:val="0"/>
          <w:marTop w:val="0"/>
          <w:marBottom w:val="0"/>
          <w:divBdr>
            <w:top w:val="none" w:sz="0" w:space="0" w:color="auto"/>
            <w:left w:val="none" w:sz="0" w:space="0" w:color="auto"/>
            <w:bottom w:val="none" w:sz="0" w:space="0" w:color="auto"/>
            <w:right w:val="none" w:sz="0" w:space="0" w:color="auto"/>
          </w:divBdr>
        </w:div>
        <w:div w:id="1129709902">
          <w:marLeft w:val="0"/>
          <w:marRight w:val="0"/>
          <w:marTop w:val="0"/>
          <w:marBottom w:val="0"/>
          <w:divBdr>
            <w:top w:val="none" w:sz="0" w:space="0" w:color="auto"/>
            <w:left w:val="none" w:sz="0" w:space="0" w:color="auto"/>
            <w:bottom w:val="none" w:sz="0" w:space="0" w:color="auto"/>
            <w:right w:val="none" w:sz="0" w:space="0" w:color="auto"/>
          </w:divBdr>
        </w:div>
      </w:divsChild>
    </w:div>
    <w:div w:id="537013500">
      <w:bodyDiv w:val="1"/>
      <w:marLeft w:val="0"/>
      <w:marRight w:val="0"/>
      <w:marTop w:val="0"/>
      <w:marBottom w:val="0"/>
      <w:divBdr>
        <w:top w:val="none" w:sz="0" w:space="0" w:color="auto"/>
        <w:left w:val="none" w:sz="0" w:space="0" w:color="auto"/>
        <w:bottom w:val="none" w:sz="0" w:space="0" w:color="auto"/>
        <w:right w:val="none" w:sz="0" w:space="0" w:color="auto"/>
      </w:divBdr>
    </w:div>
    <w:div w:id="555044063">
      <w:bodyDiv w:val="1"/>
      <w:marLeft w:val="0"/>
      <w:marRight w:val="0"/>
      <w:marTop w:val="0"/>
      <w:marBottom w:val="0"/>
      <w:divBdr>
        <w:top w:val="none" w:sz="0" w:space="0" w:color="auto"/>
        <w:left w:val="none" w:sz="0" w:space="0" w:color="auto"/>
        <w:bottom w:val="none" w:sz="0" w:space="0" w:color="auto"/>
        <w:right w:val="none" w:sz="0" w:space="0" w:color="auto"/>
      </w:divBdr>
    </w:div>
    <w:div w:id="576214439">
      <w:bodyDiv w:val="1"/>
      <w:marLeft w:val="0"/>
      <w:marRight w:val="0"/>
      <w:marTop w:val="0"/>
      <w:marBottom w:val="0"/>
      <w:divBdr>
        <w:top w:val="none" w:sz="0" w:space="0" w:color="auto"/>
        <w:left w:val="none" w:sz="0" w:space="0" w:color="auto"/>
        <w:bottom w:val="none" w:sz="0" w:space="0" w:color="auto"/>
        <w:right w:val="none" w:sz="0" w:space="0" w:color="auto"/>
      </w:divBdr>
    </w:div>
    <w:div w:id="646008857">
      <w:bodyDiv w:val="1"/>
      <w:marLeft w:val="0"/>
      <w:marRight w:val="0"/>
      <w:marTop w:val="0"/>
      <w:marBottom w:val="0"/>
      <w:divBdr>
        <w:top w:val="none" w:sz="0" w:space="0" w:color="auto"/>
        <w:left w:val="none" w:sz="0" w:space="0" w:color="auto"/>
        <w:bottom w:val="none" w:sz="0" w:space="0" w:color="auto"/>
        <w:right w:val="none" w:sz="0" w:space="0" w:color="auto"/>
      </w:divBdr>
    </w:div>
    <w:div w:id="675353040">
      <w:bodyDiv w:val="1"/>
      <w:marLeft w:val="0"/>
      <w:marRight w:val="0"/>
      <w:marTop w:val="0"/>
      <w:marBottom w:val="0"/>
      <w:divBdr>
        <w:top w:val="none" w:sz="0" w:space="0" w:color="auto"/>
        <w:left w:val="none" w:sz="0" w:space="0" w:color="auto"/>
        <w:bottom w:val="none" w:sz="0" w:space="0" w:color="auto"/>
        <w:right w:val="none" w:sz="0" w:space="0" w:color="auto"/>
      </w:divBdr>
    </w:div>
    <w:div w:id="748767657">
      <w:bodyDiv w:val="1"/>
      <w:marLeft w:val="0"/>
      <w:marRight w:val="0"/>
      <w:marTop w:val="0"/>
      <w:marBottom w:val="0"/>
      <w:divBdr>
        <w:top w:val="none" w:sz="0" w:space="0" w:color="auto"/>
        <w:left w:val="none" w:sz="0" w:space="0" w:color="auto"/>
        <w:bottom w:val="none" w:sz="0" w:space="0" w:color="auto"/>
        <w:right w:val="none" w:sz="0" w:space="0" w:color="auto"/>
      </w:divBdr>
    </w:div>
    <w:div w:id="759524055">
      <w:bodyDiv w:val="1"/>
      <w:marLeft w:val="0"/>
      <w:marRight w:val="0"/>
      <w:marTop w:val="0"/>
      <w:marBottom w:val="0"/>
      <w:divBdr>
        <w:top w:val="none" w:sz="0" w:space="0" w:color="auto"/>
        <w:left w:val="none" w:sz="0" w:space="0" w:color="auto"/>
        <w:bottom w:val="none" w:sz="0" w:space="0" w:color="auto"/>
        <w:right w:val="none" w:sz="0" w:space="0" w:color="auto"/>
      </w:divBdr>
    </w:div>
    <w:div w:id="774177537">
      <w:bodyDiv w:val="1"/>
      <w:marLeft w:val="0"/>
      <w:marRight w:val="0"/>
      <w:marTop w:val="0"/>
      <w:marBottom w:val="0"/>
      <w:divBdr>
        <w:top w:val="none" w:sz="0" w:space="0" w:color="auto"/>
        <w:left w:val="none" w:sz="0" w:space="0" w:color="auto"/>
        <w:bottom w:val="none" w:sz="0" w:space="0" w:color="auto"/>
        <w:right w:val="none" w:sz="0" w:space="0" w:color="auto"/>
      </w:divBdr>
      <w:divsChild>
        <w:div w:id="1485850003">
          <w:marLeft w:val="0"/>
          <w:marRight w:val="0"/>
          <w:marTop w:val="240"/>
          <w:marBottom w:val="240"/>
          <w:divBdr>
            <w:top w:val="none" w:sz="0" w:space="0" w:color="auto"/>
            <w:left w:val="none" w:sz="0" w:space="0" w:color="auto"/>
            <w:bottom w:val="none" w:sz="0" w:space="0" w:color="auto"/>
            <w:right w:val="none" w:sz="0" w:space="0" w:color="auto"/>
          </w:divBdr>
        </w:div>
      </w:divsChild>
    </w:div>
    <w:div w:id="798229737">
      <w:bodyDiv w:val="1"/>
      <w:marLeft w:val="0"/>
      <w:marRight w:val="0"/>
      <w:marTop w:val="0"/>
      <w:marBottom w:val="0"/>
      <w:divBdr>
        <w:top w:val="none" w:sz="0" w:space="0" w:color="auto"/>
        <w:left w:val="none" w:sz="0" w:space="0" w:color="auto"/>
        <w:bottom w:val="none" w:sz="0" w:space="0" w:color="auto"/>
        <w:right w:val="none" w:sz="0" w:space="0" w:color="auto"/>
      </w:divBdr>
      <w:divsChild>
        <w:div w:id="1982075232">
          <w:marLeft w:val="0"/>
          <w:marRight w:val="0"/>
          <w:marTop w:val="0"/>
          <w:marBottom w:val="0"/>
          <w:divBdr>
            <w:top w:val="none" w:sz="0" w:space="0" w:color="auto"/>
            <w:left w:val="none" w:sz="0" w:space="0" w:color="auto"/>
            <w:bottom w:val="none" w:sz="0" w:space="0" w:color="auto"/>
            <w:right w:val="none" w:sz="0" w:space="0" w:color="auto"/>
          </w:divBdr>
        </w:div>
      </w:divsChild>
    </w:div>
    <w:div w:id="808982937">
      <w:bodyDiv w:val="1"/>
      <w:marLeft w:val="0"/>
      <w:marRight w:val="0"/>
      <w:marTop w:val="0"/>
      <w:marBottom w:val="0"/>
      <w:divBdr>
        <w:top w:val="none" w:sz="0" w:space="0" w:color="auto"/>
        <w:left w:val="none" w:sz="0" w:space="0" w:color="auto"/>
        <w:bottom w:val="none" w:sz="0" w:space="0" w:color="auto"/>
        <w:right w:val="none" w:sz="0" w:space="0" w:color="auto"/>
      </w:divBdr>
    </w:div>
    <w:div w:id="949969505">
      <w:bodyDiv w:val="1"/>
      <w:marLeft w:val="0"/>
      <w:marRight w:val="0"/>
      <w:marTop w:val="0"/>
      <w:marBottom w:val="0"/>
      <w:divBdr>
        <w:top w:val="none" w:sz="0" w:space="0" w:color="auto"/>
        <w:left w:val="none" w:sz="0" w:space="0" w:color="auto"/>
        <w:bottom w:val="none" w:sz="0" w:space="0" w:color="auto"/>
        <w:right w:val="none" w:sz="0" w:space="0" w:color="auto"/>
      </w:divBdr>
    </w:div>
    <w:div w:id="1086731141">
      <w:bodyDiv w:val="1"/>
      <w:marLeft w:val="0"/>
      <w:marRight w:val="0"/>
      <w:marTop w:val="0"/>
      <w:marBottom w:val="0"/>
      <w:divBdr>
        <w:top w:val="none" w:sz="0" w:space="0" w:color="auto"/>
        <w:left w:val="none" w:sz="0" w:space="0" w:color="auto"/>
        <w:bottom w:val="none" w:sz="0" w:space="0" w:color="auto"/>
        <w:right w:val="none" w:sz="0" w:space="0" w:color="auto"/>
      </w:divBdr>
      <w:divsChild>
        <w:div w:id="1132097659">
          <w:marLeft w:val="0"/>
          <w:marRight w:val="0"/>
          <w:marTop w:val="0"/>
          <w:marBottom w:val="0"/>
          <w:divBdr>
            <w:top w:val="none" w:sz="0" w:space="0" w:color="auto"/>
            <w:left w:val="none" w:sz="0" w:space="0" w:color="auto"/>
            <w:bottom w:val="none" w:sz="0" w:space="0" w:color="auto"/>
            <w:right w:val="none" w:sz="0" w:space="0" w:color="auto"/>
          </w:divBdr>
        </w:div>
        <w:div w:id="998970410">
          <w:marLeft w:val="0"/>
          <w:marRight w:val="0"/>
          <w:marTop w:val="0"/>
          <w:marBottom w:val="0"/>
          <w:divBdr>
            <w:top w:val="none" w:sz="0" w:space="0" w:color="auto"/>
            <w:left w:val="none" w:sz="0" w:space="0" w:color="auto"/>
            <w:bottom w:val="none" w:sz="0" w:space="0" w:color="auto"/>
            <w:right w:val="none" w:sz="0" w:space="0" w:color="auto"/>
          </w:divBdr>
        </w:div>
        <w:div w:id="665089635">
          <w:marLeft w:val="0"/>
          <w:marRight w:val="0"/>
          <w:marTop w:val="600"/>
          <w:marBottom w:val="600"/>
          <w:divBdr>
            <w:top w:val="single" w:sz="6" w:space="15" w:color="D8D8D8"/>
            <w:left w:val="none" w:sz="0" w:space="0" w:color="auto"/>
            <w:bottom w:val="single" w:sz="6" w:space="15" w:color="D8D8D8"/>
            <w:right w:val="none" w:sz="0" w:space="0" w:color="auto"/>
          </w:divBdr>
          <w:divsChild>
            <w:div w:id="1930891116">
              <w:marLeft w:val="0"/>
              <w:marRight w:val="0"/>
              <w:marTop w:val="0"/>
              <w:marBottom w:val="0"/>
              <w:divBdr>
                <w:top w:val="none" w:sz="0" w:space="0" w:color="auto"/>
                <w:left w:val="none" w:sz="0" w:space="0" w:color="auto"/>
                <w:bottom w:val="none" w:sz="0" w:space="0" w:color="auto"/>
                <w:right w:val="none" w:sz="0" w:space="0" w:color="auto"/>
              </w:divBdr>
              <w:divsChild>
                <w:div w:id="470900645">
                  <w:marLeft w:val="0"/>
                  <w:marRight w:val="450"/>
                  <w:marTop w:val="0"/>
                  <w:marBottom w:val="0"/>
                  <w:divBdr>
                    <w:top w:val="none" w:sz="0" w:space="0" w:color="auto"/>
                    <w:left w:val="none" w:sz="0" w:space="0" w:color="auto"/>
                    <w:bottom w:val="none" w:sz="0" w:space="0" w:color="auto"/>
                    <w:right w:val="none" w:sz="0" w:space="0" w:color="auto"/>
                  </w:divBdr>
                </w:div>
                <w:div w:id="15915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54111">
      <w:bodyDiv w:val="1"/>
      <w:marLeft w:val="0"/>
      <w:marRight w:val="0"/>
      <w:marTop w:val="0"/>
      <w:marBottom w:val="0"/>
      <w:divBdr>
        <w:top w:val="none" w:sz="0" w:space="0" w:color="auto"/>
        <w:left w:val="none" w:sz="0" w:space="0" w:color="auto"/>
        <w:bottom w:val="none" w:sz="0" w:space="0" w:color="auto"/>
        <w:right w:val="none" w:sz="0" w:space="0" w:color="auto"/>
      </w:divBdr>
    </w:div>
    <w:div w:id="1180966651">
      <w:bodyDiv w:val="1"/>
      <w:marLeft w:val="0"/>
      <w:marRight w:val="0"/>
      <w:marTop w:val="0"/>
      <w:marBottom w:val="0"/>
      <w:divBdr>
        <w:top w:val="none" w:sz="0" w:space="0" w:color="auto"/>
        <w:left w:val="none" w:sz="0" w:space="0" w:color="auto"/>
        <w:bottom w:val="none" w:sz="0" w:space="0" w:color="auto"/>
        <w:right w:val="none" w:sz="0" w:space="0" w:color="auto"/>
      </w:divBdr>
    </w:div>
    <w:div w:id="1207834571">
      <w:bodyDiv w:val="1"/>
      <w:marLeft w:val="0"/>
      <w:marRight w:val="0"/>
      <w:marTop w:val="0"/>
      <w:marBottom w:val="0"/>
      <w:divBdr>
        <w:top w:val="none" w:sz="0" w:space="0" w:color="auto"/>
        <w:left w:val="none" w:sz="0" w:space="0" w:color="auto"/>
        <w:bottom w:val="none" w:sz="0" w:space="0" w:color="auto"/>
        <w:right w:val="none" w:sz="0" w:space="0" w:color="auto"/>
      </w:divBdr>
    </w:div>
    <w:div w:id="1311011176">
      <w:bodyDiv w:val="1"/>
      <w:marLeft w:val="0"/>
      <w:marRight w:val="0"/>
      <w:marTop w:val="0"/>
      <w:marBottom w:val="0"/>
      <w:divBdr>
        <w:top w:val="none" w:sz="0" w:space="0" w:color="auto"/>
        <w:left w:val="none" w:sz="0" w:space="0" w:color="auto"/>
        <w:bottom w:val="none" w:sz="0" w:space="0" w:color="auto"/>
        <w:right w:val="none" w:sz="0" w:space="0" w:color="auto"/>
      </w:divBdr>
    </w:div>
    <w:div w:id="1383287985">
      <w:bodyDiv w:val="1"/>
      <w:marLeft w:val="0"/>
      <w:marRight w:val="0"/>
      <w:marTop w:val="0"/>
      <w:marBottom w:val="0"/>
      <w:divBdr>
        <w:top w:val="none" w:sz="0" w:space="0" w:color="auto"/>
        <w:left w:val="none" w:sz="0" w:space="0" w:color="auto"/>
        <w:bottom w:val="none" w:sz="0" w:space="0" w:color="auto"/>
        <w:right w:val="none" w:sz="0" w:space="0" w:color="auto"/>
      </w:divBdr>
    </w:div>
    <w:div w:id="1398019090">
      <w:bodyDiv w:val="1"/>
      <w:marLeft w:val="0"/>
      <w:marRight w:val="0"/>
      <w:marTop w:val="0"/>
      <w:marBottom w:val="0"/>
      <w:divBdr>
        <w:top w:val="none" w:sz="0" w:space="0" w:color="auto"/>
        <w:left w:val="none" w:sz="0" w:space="0" w:color="auto"/>
        <w:bottom w:val="none" w:sz="0" w:space="0" w:color="auto"/>
        <w:right w:val="none" w:sz="0" w:space="0" w:color="auto"/>
      </w:divBdr>
      <w:divsChild>
        <w:div w:id="1566792506">
          <w:marLeft w:val="0"/>
          <w:marRight w:val="0"/>
          <w:marTop w:val="0"/>
          <w:marBottom w:val="0"/>
          <w:divBdr>
            <w:top w:val="none" w:sz="0" w:space="0" w:color="auto"/>
            <w:left w:val="none" w:sz="0" w:space="0" w:color="auto"/>
            <w:bottom w:val="none" w:sz="0" w:space="0" w:color="auto"/>
            <w:right w:val="none" w:sz="0" w:space="0" w:color="auto"/>
          </w:divBdr>
        </w:div>
      </w:divsChild>
    </w:div>
    <w:div w:id="1453473599">
      <w:bodyDiv w:val="1"/>
      <w:marLeft w:val="0"/>
      <w:marRight w:val="0"/>
      <w:marTop w:val="0"/>
      <w:marBottom w:val="0"/>
      <w:divBdr>
        <w:top w:val="none" w:sz="0" w:space="0" w:color="auto"/>
        <w:left w:val="none" w:sz="0" w:space="0" w:color="auto"/>
        <w:bottom w:val="none" w:sz="0" w:space="0" w:color="auto"/>
        <w:right w:val="none" w:sz="0" w:space="0" w:color="auto"/>
      </w:divBdr>
    </w:div>
    <w:div w:id="1515995149">
      <w:bodyDiv w:val="1"/>
      <w:marLeft w:val="0"/>
      <w:marRight w:val="0"/>
      <w:marTop w:val="0"/>
      <w:marBottom w:val="0"/>
      <w:divBdr>
        <w:top w:val="none" w:sz="0" w:space="0" w:color="auto"/>
        <w:left w:val="none" w:sz="0" w:space="0" w:color="auto"/>
        <w:bottom w:val="none" w:sz="0" w:space="0" w:color="auto"/>
        <w:right w:val="none" w:sz="0" w:space="0" w:color="auto"/>
      </w:divBdr>
    </w:div>
    <w:div w:id="1668510072">
      <w:bodyDiv w:val="1"/>
      <w:marLeft w:val="0"/>
      <w:marRight w:val="0"/>
      <w:marTop w:val="0"/>
      <w:marBottom w:val="0"/>
      <w:divBdr>
        <w:top w:val="none" w:sz="0" w:space="0" w:color="auto"/>
        <w:left w:val="none" w:sz="0" w:space="0" w:color="auto"/>
        <w:bottom w:val="none" w:sz="0" w:space="0" w:color="auto"/>
        <w:right w:val="none" w:sz="0" w:space="0" w:color="auto"/>
      </w:divBdr>
    </w:div>
    <w:div w:id="1760131618">
      <w:bodyDiv w:val="1"/>
      <w:marLeft w:val="0"/>
      <w:marRight w:val="0"/>
      <w:marTop w:val="0"/>
      <w:marBottom w:val="0"/>
      <w:divBdr>
        <w:top w:val="none" w:sz="0" w:space="0" w:color="auto"/>
        <w:left w:val="none" w:sz="0" w:space="0" w:color="auto"/>
        <w:bottom w:val="none" w:sz="0" w:space="0" w:color="auto"/>
        <w:right w:val="none" w:sz="0" w:space="0" w:color="auto"/>
      </w:divBdr>
    </w:div>
    <w:div w:id="1793090077">
      <w:bodyDiv w:val="1"/>
      <w:marLeft w:val="0"/>
      <w:marRight w:val="0"/>
      <w:marTop w:val="0"/>
      <w:marBottom w:val="0"/>
      <w:divBdr>
        <w:top w:val="none" w:sz="0" w:space="0" w:color="auto"/>
        <w:left w:val="none" w:sz="0" w:space="0" w:color="auto"/>
        <w:bottom w:val="none" w:sz="0" w:space="0" w:color="auto"/>
        <w:right w:val="none" w:sz="0" w:space="0" w:color="auto"/>
      </w:divBdr>
    </w:div>
    <w:div w:id="1801797874">
      <w:bodyDiv w:val="1"/>
      <w:marLeft w:val="0"/>
      <w:marRight w:val="0"/>
      <w:marTop w:val="0"/>
      <w:marBottom w:val="0"/>
      <w:divBdr>
        <w:top w:val="none" w:sz="0" w:space="0" w:color="auto"/>
        <w:left w:val="none" w:sz="0" w:space="0" w:color="auto"/>
        <w:bottom w:val="none" w:sz="0" w:space="0" w:color="auto"/>
        <w:right w:val="none" w:sz="0" w:space="0" w:color="auto"/>
      </w:divBdr>
    </w:div>
    <w:div w:id="1890803738">
      <w:bodyDiv w:val="1"/>
      <w:marLeft w:val="0"/>
      <w:marRight w:val="0"/>
      <w:marTop w:val="0"/>
      <w:marBottom w:val="0"/>
      <w:divBdr>
        <w:top w:val="none" w:sz="0" w:space="0" w:color="auto"/>
        <w:left w:val="none" w:sz="0" w:space="0" w:color="auto"/>
        <w:bottom w:val="none" w:sz="0" w:space="0" w:color="auto"/>
        <w:right w:val="none" w:sz="0" w:space="0" w:color="auto"/>
      </w:divBdr>
      <w:divsChild>
        <w:div w:id="926378547">
          <w:marLeft w:val="0"/>
          <w:marRight w:val="0"/>
          <w:marTop w:val="0"/>
          <w:marBottom w:val="0"/>
          <w:divBdr>
            <w:top w:val="none" w:sz="0" w:space="0" w:color="auto"/>
            <w:left w:val="none" w:sz="0" w:space="0" w:color="auto"/>
            <w:bottom w:val="none" w:sz="0" w:space="0" w:color="auto"/>
            <w:right w:val="none" w:sz="0" w:space="0" w:color="auto"/>
          </w:divBdr>
        </w:div>
        <w:div w:id="1162308008">
          <w:marLeft w:val="0"/>
          <w:marRight w:val="0"/>
          <w:marTop w:val="0"/>
          <w:marBottom w:val="0"/>
          <w:divBdr>
            <w:top w:val="none" w:sz="0" w:space="0" w:color="auto"/>
            <w:left w:val="none" w:sz="0" w:space="0" w:color="auto"/>
            <w:bottom w:val="none" w:sz="0" w:space="0" w:color="auto"/>
            <w:right w:val="none" w:sz="0" w:space="0" w:color="auto"/>
          </w:divBdr>
        </w:div>
        <w:div w:id="203180400">
          <w:marLeft w:val="0"/>
          <w:marRight w:val="0"/>
          <w:marTop w:val="0"/>
          <w:marBottom w:val="0"/>
          <w:divBdr>
            <w:top w:val="none" w:sz="0" w:space="0" w:color="auto"/>
            <w:left w:val="none" w:sz="0" w:space="0" w:color="auto"/>
            <w:bottom w:val="none" w:sz="0" w:space="0" w:color="auto"/>
            <w:right w:val="none" w:sz="0" w:space="0" w:color="auto"/>
          </w:divBdr>
        </w:div>
      </w:divsChild>
    </w:div>
    <w:div w:id="1892577048">
      <w:bodyDiv w:val="1"/>
      <w:marLeft w:val="0"/>
      <w:marRight w:val="0"/>
      <w:marTop w:val="0"/>
      <w:marBottom w:val="0"/>
      <w:divBdr>
        <w:top w:val="none" w:sz="0" w:space="0" w:color="auto"/>
        <w:left w:val="none" w:sz="0" w:space="0" w:color="auto"/>
        <w:bottom w:val="none" w:sz="0" w:space="0" w:color="auto"/>
        <w:right w:val="none" w:sz="0" w:space="0" w:color="auto"/>
      </w:divBdr>
    </w:div>
    <w:div w:id="1946882245">
      <w:bodyDiv w:val="1"/>
      <w:marLeft w:val="0"/>
      <w:marRight w:val="0"/>
      <w:marTop w:val="0"/>
      <w:marBottom w:val="0"/>
      <w:divBdr>
        <w:top w:val="none" w:sz="0" w:space="0" w:color="auto"/>
        <w:left w:val="none" w:sz="0" w:space="0" w:color="auto"/>
        <w:bottom w:val="none" w:sz="0" w:space="0" w:color="auto"/>
        <w:right w:val="none" w:sz="0" w:space="0" w:color="auto"/>
      </w:divBdr>
    </w:div>
    <w:div w:id="1993212355">
      <w:bodyDiv w:val="1"/>
      <w:marLeft w:val="0"/>
      <w:marRight w:val="0"/>
      <w:marTop w:val="0"/>
      <w:marBottom w:val="0"/>
      <w:divBdr>
        <w:top w:val="none" w:sz="0" w:space="0" w:color="auto"/>
        <w:left w:val="none" w:sz="0" w:space="0" w:color="auto"/>
        <w:bottom w:val="none" w:sz="0" w:space="0" w:color="auto"/>
        <w:right w:val="none" w:sz="0" w:space="0" w:color="auto"/>
      </w:divBdr>
    </w:div>
    <w:div w:id="2032874731">
      <w:bodyDiv w:val="1"/>
      <w:marLeft w:val="0"/>
      <w:marRight w:val="0"/>
      <w:marTop w:val="0"/>
      <w:marBottom w:val="0"/>
      <w:divBdr>
        <w:top w:val="none" w:sz="0" w:space="0" w:color="auto"/>
        <w:left w:val="none" w:sz="0" w:space="0" w:color="auto"/>
        <w:bottom w:val="none" w:sz="0" w:space="0" w:color="auto"/>
        <w:right w:val="none" w:sz="0" w:space="0" w:color="auto"/>
      </w:divBdr>
    </w:div>
    <w:div w:id="2072803442">
      <w:bodyDiv w:val="1"/>
      <w:marLeft w:val="0"/>
      <w:marRight w:val="0"/>
      <w:marTop w:val="0"/>
      <w:marBottom w:val="0"/>
      <w:divBdr>
        <w:top w:val="none" w:sz="0" w:space="0" w:color="auto"/>
        <w:left w:val="none" w:sz="0" w:space="0" w:color="auto"/>
        <w:bottom w:val="none" w:sz="0" w:space="0" w:color="auto"/>
        <w:right w:val="none" w:sz="0" w:space="0" w:color="auto"/>
      </w:divBdr>
    </w:div>
    <w:div w:id="2123573842">
      <w:bodyDiv w:val="1"/>
      <w:marLeft w:val="0"/>
      <w:marRight w:val="0"/>
      <w:marTop w:val="0"/>
      <w:marBottom w:val="0"/>
      <w:divBdr>
        <w:top w:val="none" w:sz="0" w:space="0" w:color="auto"/>
        <w:left w:val="none" w:sz="0" w:space="0" w:color="auto"/>
        <w:bottom w:val="none" w:sz="0" w:space="0" w:color="auto"/>
        <w:right w:val="none" w:sz="0" w:space="0" w:color="auto"/>
      </w:divBdr>
    </w:div>
    <w:div w:id="214207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eeksforgeeks.org/artificial-neural-networks-and-its-applications/" TargetMode="External"/><Relationship Id="rId3" Type="http://schemas.openxmlformats.org/officeDocument/2006/relationships/settings" Target="settings.xml"/><Relationship Id="rId21" Type="http://schemas.openxmlformats.org/officeDocument/2006/relationships/hyperlink" Target="https://www.geeksforgeeks.org/implementing-ann-training-process-in-pyth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backpropagation-in-data-mi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geeksforgeeks.org/introduction-to-recurrent-neural-networ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understanding-multi-layer-feed-forward-network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geeksforgeeks.org/understanding-of-lstm-network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geeksforgeeks.org/introduction-to-artificial-neutral-network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introduction-to-recurrent-neural-networ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21</Pages>
  <Words>2370</Words>
  <Characters>13510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Prasanjit Roy</dc:creator>
  <cp:keywords/>
  <dc:description/>
  <cp:lastModifiedBy>Prasanjit Roy</cp:lastModifiedBy>
  <cp:revision>164</cp:revision>
  <dcterms:created xsi:type="dcterms:W3CDTF">2023-09-20T04:55:00Z</dcterms:created>
  <dcterms:modified xsi:type="dcterms:W3CDTF">2023-09-29T11:38:00Z</dcterms:modified>
</cp:coreProperties>
</file>